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comments.xml" ContentType="application/vnd.openxmlformats-officedocument.wordprocessingml.comments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80CB420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672004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4424F9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4B5765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64B01C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C4E3A9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5E9ACC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6533C4" w14:textId="77777777" w:rsidR="00FB4955" w:rsidRDefault="00E6617D">
      <w:pPr>
        <w:pStyle w:val="Heading1"/>
        <w:spacing w:before="197"/>
        <w:ind w:right="1069" w:firstLine="0"/>
        <w:jc w:val="center"/>
        <w:rPr>
          <w:b w:val="0"/>
          <w:bCs w:val="0"/>
        </w:rPr>
      </w:pPr>
      <w:bookmarkStart w:id="0" w:name="Introduction"/>
      <w:bookmarkStart w:id="1" w:name="Relevant_Background"/>
      <w:bookmarkStart w:id="2" w:name="Space_Weather"/>
      <w:bookmarkStart w:id="3" w:name="Coronal_Dimming_Case_Study"/>
      <w:bookmarkStart w:id="4" w:name="Semi-Statistical_Study_of_Coronal_Dimmin"/>
      <w:bookmarkStart w:id="5" w:name="Overview_of_MinXSS_Solar_CubeSat"/>
      <w:bookmarkStart w:id="6" w:name="Thermal_Balance_Analysis_for_a_CubeSat"/>
      <w:bookmarkStart w:id="7" w:name="Summary_and_Future_Work"/>
      <w:bookmarkStart w:id="8" w:name="Coronal_Dimming_Event_List_and_Ancillary"/>
      <w:bookmarkStart w:id="9" w:name="MinXSS_CubeSat_Mass/Power_Tables"/>
      <w:bookmarkStart w:id="10" w:name="MinXSS_Thermal_Model_Parameter_Tables"/>
      <w:bookmarkStart w:id="11" w:name="_bookmark0"/>
      <w:bookmarkStart w:id="12" w:name="_bookmark1"/>
      <w:bookmarkStart w:id="13" w:name="_bookmark2"/>
      <w:bookmarkStart w:id="14" w:name="_bookmark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spacing w:val="-3"/>
          <w:w w:val="115"/>
        </w:rPr>
        <w:t>Con</w:t>
      </w:r>
      <w:r>
        <w:rPr>
          <w:spacing w:val="-2"/>
          <w:w w:val="115"/>
        </w:rPr>
        <w:t>tents</w:t>
      </w:r>
    </w:p>
    <w:p w14:paraId="597FADC2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239D73A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0028730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C092258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55773EA4" w14:textId="77777777" w:rsidR="00FB4955" w:rsidRDefault="00FB4955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AB0E04" w14:textId="77777777" w:rsidR="00FB4955" w:rsidRDefault="00E6617D">
      <w:pPr>
        <w:pStyle w:val="Heading2"/>
        <w:ind w:left="189"/>
        <w:rPr>
          <w:b w:val="0"/>
          <w:bCs w:val="0"/>
        </w:rPr>
      </w:pPr>
      <w:r>
        <w:rPr>
          <w:w w:val="115"/>
        </w:rPr>
        <w:t>Chapter</w:t>
      </w:r>
    </w:p>
    <w:sdt>
      <w:sdtPr>
        <w:id w:val="-850031011"/>
        <w:docPartObj>
          <w:docPartGallery w:val="Table of Contents"/>
          <w:docPartUnique/>
        </w:docPartObj>
      </w:sdtPr>
      <w:sdtContent>
        <w:p w14:paraId="6F4593A1" w14:textId="77777777" w:rsidR="00FB4955" w:rsidRDefault="00E6617D">
          <w:pPr>
            <w:pStyle w:val="TOC1"/>
            <w:numPr>
              <w:ilvl w:val="0"/>
              <w:numId w:val="10"/>
            </w:numPr>
            <w:tabs>
              <w:tab w:val="left" w:pos="428"/>
              <w:tab w:val="right" w:pos="9459"/>
            </w:tabs>
            <w:ind w:hanging="327"/>
            <w:rPr>
              <w:rFonts w:cs="Times New Roman"/>
            </w:rPr>
          </w:pPr>
          <w:hyperlink w:anchor="_bookmark0" w:history="1">
            <w:r>
              <w:rPr>
                <w:w w:val="110"/>
              </w:rPr>
              <w:t>Introduc</w:t>
            </w:r>
            <w:bookmarkStart w:id="15" w:name="_bookmark4"/>
            <w:bookmarkEnd w:id="15"/>
            <w:r>
              <w:rPr>
                <w:w w:val="110"/>
              </w:rPr>
              <w:t>tion</w:t>
            </w:r>
          </w:hyperlink>
          <w:r>
            <w:rPr>
              <w:w w:val="110"/>
            </w:rPr>
            <w:tab/>
          </w:r>
          <w:r>
            <w:rPr>
              <w:b/>
              <w:w w:val="110"/>
            </w:rPr>
            <w:t>1</w:t>
          </w:r>
        </w:p>
        <w:p w14:paraId="5B3D8212" w14:textId="77777777" w:rsidR="00FB4955" w:rsidRDefault="00E6617D">
          <w:pPr>
            <w:pStyle w:val="TOC1"/>
            <w:numPr>
              <w:ilvl w:val="0"/>
              <w:numId w:val="10"/>
            </w:numPr>
            <w:tabs>
              <w:tab w:val="left" w:pos="428"/>
              <w:tab w:val="right" w:pos="9459"/>
            </w:tabs>
            <w:ind w:hanging="327"/>
            <w:rPr>
              <w:rFonts w:cs="Times New Roman"/>
            </w:rPr>
          </w:pPr>
          <w:hyperlink w:anchor="_bookmark0" w:history="1">
            <w:r>
              <w:rPr>
                <w:spacing w:val="-3"/>
                <w:w w:val="110"/>
              </w:rPr>
              <w:t>R</w:t>
            </w:r>
            <w:r>
              <w:rPr>
                <w:spacing w:val="-4"/>
                <w:w w:val="110"/>
              </w:rPr>
              <w:t>elev</w:t>
            </w:r>
            <w:bookmarkStart w:id="16" w:name="_bookmark5"/>
            <w:bookmarkEnd w:id="16"/>
            <w:r>
              <w:rPr>
                <w:spacing w:val="-3"/>
                <w:w w:val="110"/>
              </w:rPr>
              <w:t>ant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spacing w:val="-2"/>
                <w:w w:val="110"/>
              </w:rPr>
              <w:t>Backgrou</w:t>
            </w:r>
            <w:r>
              <w:rPr>
                <w:spacing w:val="-1"/>
                <w:w w:val="110"/>
              </w:rPr>
              <w:t>nd</w:t>
            </w:r>
          </w:hyperlink>
          <w:r>
            <w:rPr>
              <w:spacing w:val="-1"/>
              <w:w w:val="110"/>
            </w:rPr>
            <w:tab/>
          </w:r>
          <w:r>
            <w:rPr>
              <w:b/>
              <w:w w:val="110"/>
            </w:rPr>
            <w:t>5</w:t>
          </w:r>
        </w:p>
        <w:p w14:paraId="61B3CCAC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60"/>
            </w:tabs>
          </w:pPr>
          <w:hyperlink w:anchor="_bookmark8" w:history="1">
            <w:r>
              <w:rPr>
                <w:w w:val="105"/>
              </w:rPr>
              <w:t>Solar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Corona</w:t>
            </w:r>
          </w:hyperlink>
          <w:r>
            <w:rPr>
              <w:w w:val="105"/>
            </w:rPr>
            <w:tab/>
            <w:t>5</w:t>
          </w:r>
        </w:p>
        <w:p w14:paraId="49BFBE0C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9" w:history="1">
            <w:r>
              <w:rPr>
                <w:spacing w:val="-1"/>
                <w:w w:val="105"/>
              </w:rPr>
              <w:t>Phy</w:t>
            </w:r>
            <w:r>
              <w:rPr>
                <w:spacing w:val="-2"/>
                <w:w w:val="105"/>
              </w:rPr>
              <w:t>sics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Solar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Erupt</w:t>
            </w:r>
            <w:r>
              <w:rPr>
                <w:spacing w:val="-2"/>
                <w:w w:val="105"/>
              </w:rPr>
              <w:t>i</w:t>
            </w:r>
            <w:r>
              <w:rPr>
                <w:spacing w:val="-1"/>
                <w:w w:val="105"/>
              </w:rPr>
              <w:t>v</w:t>
            </w:r>
            <w:r>
              <w:rPr>
                <w:spacing w:val="-2"/>
                <w:w w:val="105"/>
              </w:rPr>
              <w:t>e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spacing w:val="-3"/>
                <w:w w:val="105"/>
              </w:rPr>
              <w:t>Ev</w:t>
            </w:r>
            <w:r>
              <w:rPr>
                <w:spacing w:val="-4"/>
                <w:w w:val="105"/>
              </w:rPr>
              <w:t>e</w:t>
            </w:r>
            <w:r>
              <w:rPr>
                <w:spacing w:val="-3"/>
                <w:w w:val="105"/>
              </w:rPr>
              <w:t>nt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Initiation</w:t>
            </w:r>
          </w:hyperlink>
          <w:r>
            <w:rPr>
              <w:w w:val="105"/>
            </w:rPr>
            <w:tab/>
            <w:t>7</w:t>
          </w:r>
        </w:p>
        <w:p w14:paraId="5BEAAAD9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0" w:history="1">
            <w:r>
              <w:rPr>
                <w:w w:val="105"/>
              </w:rPr>
              <w:t>Space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spacing w:val="-3"/>
                <w:w w:val="105"/>
              </w:rPr>
              <w:t>W</w:t>
            </w:r>
            <w:r>
              <w:rPr>
                <w:spacing w:val="-4"/>
                <w:w w:val="105"/>
              </w:rPr>
              <w:t>e</w:t>
            </w:r>
            <w:r>
              <w:rPr>
                <w:spacing w:val="-3"/>
                <w:w w:val="105"/>
              </w:rPr>
              <w:t>ath</w:t>
            </w:r>
            <w:r>
              <w:rPr>
                <w:spacing w:val="-4"/>
                <w:w w:val="105"/>
              </w:rPr>
              <w:t>e</w:t>
            </w:r>
            <w:r>
              <w:rPr>
                <w:spacing w:val="-3"/>
                <w:w w:val="105"/>
              </w:rPr>
              <w:t>r</w:t>
            </w:r>
          </w:hyperlink>
          <w:r>
            <w:rPr>
              <w:spacing w:val="-3"/>
              <w:w w:val="105"/>
            </w:rPr>
            <w:tab/>
          </w:r>
          <w:r>
            <w:rPr>
              <w:w w:val="105"/>
            </w:rPr>
            <w:t>9</w:t>
          </w:r>
        </w:p>
        <w:p w14:paraId="54A93487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60"/>
            </w:tabs>
          </w:pPr>
          <w:hyperlink w:anchor="_bookmark7" w:history="1">
            <w:r>
              <w:rPr>
                <w:w w:val="105"/>
              </w:rPr>
              <w:t>E</w:t>
            </w:r>
            <w:bookmarkStart w:id="17" w:name="_bookmark6"/>
            <w:bookmarkEnd w:id="17"/>
            <w:r>
              <w:rPr>
                <w:w w:val="105"/>
              </w:rPr>
              <w:t>UV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Emission</w:t>
            </w:r>
          </w:hyperlink>
          <w:r>
            <w:rPr>
              <w:w w:val="105"/>
            </w:rPr>
            <w:tab/>
            <w:t>9</w:t>
          </w:r>
        </w:p>
        <w:p w14:paraId="7A50F5E2" w14:textId="77777777" w:rsidR="00FB4955" w:rsidRDefault="00E6617D">
          <w:pPr>
            <w:pStyle w:val="TOC1"/>
            <w:numPr>
              <w:ilvl w:val="0"/>
              <w:numId w:val="10"/>
            </w:numPr>
            <w:tabs>
              <w:tab w:val="left" w:pos="428"/>
              <w:tab w:val="right" w:pos="9459"/>
            </w:tabs>
            <w:ind w:hanging="327"/>
            <w:rPr>
              <w:rFonts w:cs="Times New Roman"/>
            </w:rPr>
          </w:pPr>
          <w:hyperlink w:anchor="_bookmark11" w:history="1">
            <w:r>
              <w:rPr>
                <w:spacing w:val="-2"/>
                <w:w w:val="105"/>
              </w:rPr>
              <w:t>Mec</w:t>
            </w:r>
            <w:r>
              <w:rPr>
                <w:spacing w:val="-1"/>
                <w:w w:val="105"/>
              </w:rPr>
              <w:t>han</w:t>
            </w:r>
            <w:r>
              <w:rPr>
                <w:spacing w:val="-2"/>
                <w:w w:val="105"/>
              </w:rPr>
              <w:t>is</w:t>
            </w:r>
            <w:r>
              <w:rPr>
                <w:spacing w:val="-1"/>
                <w:w w:val="105"/>
              </w:rPr>
              <w:t>m</w:t>
            </w:r>
            <w:r>
              <w:rPr>
                <w:spacing w:val="-2"/>
                <w:w w:val="105"/>
              </w:rPr>
              <w:t>s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Ob</w:t>
            </w:r>
            <w:r>
              <w:rPr>
                <w:spacing w:val="-2"/>
                <w:w w:val="105"/>
              </w:rPr>
              <w:t>se</w:t>
            </w:r>
            <w:r>
              <w:rPr>
                <w:spacing w:val="-1"/>
                <w:w w:val="105"/>
              </w:rPr>
              <w:t>rvat</w:t>
            </w:r>
            <w:r>
              <w:rPr>
                <w:spacing w:val="-2"/>
                <w:w w:val="105"/>
              </w:rPr>
              <w:t>i</w:t>
            </w:r>
            <w:r>
              <w:rPr>
                <w:spacing w:val="-1"/>
                <w:w w:val="105"/>
              </w:rPr>
              <w:t>onal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Si</w:t>
            </w:r>
            <w:r>
              <w:rPr>
                <w:spacing w:val="-1"/>
                <w:w w:val="105"/>
              </w:rPr>
              <w:t>gnatur</w:t>
            </w:r>
            <w:r>
              <w:rPr>
                <w:spacing w:val="-2"/>
                <w:w w:val="105"/>
              </w:rPr>
              <w:t>es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Coronal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Dimming</w:t>
            </w:r>
          </w:hyperlink>
          <w:r>
            <w:rPr>
              <w:w w:val="105"/>
            </w:rPr>
            <w:tab/>
          </w:r>
          <w:r>
            <w:rPr>
              <w:b/>
              <w:w w:val="105"/>
            </w:rPr>
            <w:t>10</w:t>
          </w:r>
        </w:p>
        <w:p w14:paraId="0EF5CCF3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60"/>
            </w:tabs>
          </w:pPr>
          <w:hyperlink w:anchor="_bookmark13" w:history="1">
            <w:r>
              <w:t>Mass-loss</w:t>
            </w:r>
            <w:r>
              <w:rPr>
                <w:spacing w:val="17"/>
              </w:rPr>
              <w:t xml:space="preserve"> </w:t>
            </w:r>
            <w:r>
              <w:t>Dimming</w:t>
            </w:r>
          </w:hyperlink>
          <w:r>
            <w:tab/>
            <w:t>12</w:t>
          </w:r>
        </w:p>
        <w:p w14:paraId="06C444D9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15" w:history="1">
            <w:r>
              <w:rPr>
                <w:w w:val="105"/>
              </w:rPr>
              <w:t>Thermal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D</w:t>
            </w:r>
            <w:r>
              <w:rPr>
                <w:spacing w:val="-2"/>
                <w:w w:val="105"/>
              </w:rPr>
              <w:t>i</w:t>
            </w:r>
            <w:r>
              <w:rPr>
                <w:spacing w:val="-1"/>
                <w:w w:val="105"/>
              </w:rPr>
              <w:t>mm</w:t>
            </w:r>
            <w:r>
              <w:rPr>
                <w:spacing w:val="-2"/>
                <w:w w:val="105"/>
              </w:rPr>
              <w:t>i</w:t>
            </w:r>
            <w:r>
              <w:rPr>
                <w:spacing w:val="-1"/>
                <w:w w:val="105"/>
              </w:rPr>
              <w:t>n</w:t>
            </w:r>
            <w:r>
              <w:rPr>
                <w:spacing w:val="-2"/>
                <w:w w:val="105"/>
              </w:rPr>
              <w:t>g</w:t>
            </w:r>
          </w:hyperlink>
          <w:r>
            <w:rPr>
              <w:spacing w:val="-2"/>
              <w:w w:val="105"/>
            </w:rPr>
            <w:tab/>
          </w:r>
          <w:r>
            <w:rPr>
              <w:w w:val="105"/>
            </w:rPr>
            <w:t>13</w:t>
          </w:r>
        </w:p>
        <w:bookmarkStart w:id="18" w:name="EUV_Emission"/>
        <w:bookmarkEnd w:id="18"/>
        <w:p w14:paraId="3291DFA5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60"/>
            </w:tabs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bookmarkStart w:id="19" w:name="_bookmark7"/>
          <w:bookmarkEnd w:id="19"/>
          <w:r>
            <w:rPr>
              <w:w w:val="105"/>
            </w:rPr>
            <w:t>Obscuration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Dimming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  <w:t>17</w:t>
          </w:r>
        </w:p>
        <w:p w14:paraId="213D9A3B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22" w:history="1">
            <w:r>
              <w:rPr>
                <w:spacing w:val="-8"/>
                <w:w w:val="105"/>
              </w:rPr>
              <w:t>Wa</w:t>
            </w:r>
            <w:r>
              <w:rPr>
                <w:spacing w:val="-9"/>
                <w:w w:val="105"/>
              </w:rPr>
              <w:t>ve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Dimming</w:t>
            </w:r>
          </w:hyperlink>
          <w:r>
            <w:rPr>
              <w:w w:val="105"/>
            </w:rPr>
            <w:tab/>
            <w:t>19</w:t>
          </w:r>
        </w:p>
        <w:bookmarkStart w:id="20" w:name="Solar_Corona"/>
        <w:bookmarkEnd w:id="20"/>
        <w:p w14:paraId="53528261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bookmarkStart w:id="21" w:name="_bookmark8"/>
          <w:bookmarkEnd w:id="21"/>
          <w:r>
            <w:rPr>
              <w:w w:val="105"/>
            </w:rPr>
            <w:t>Doppler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and</w:t>
          </w:r>
          <w:r>
            <w:rPr>
              <w:spacing w:val="15"/>
              <w:w w:val="105"/>
            </w:rPr>
            <w:t xml:space="preserve"> </w:t>
          </w:r>
          <w:proofErr w:type="spellStart"/>
          <w:r>
            <w:rPr>
              <w:w w:val="105"/>
            </w:rPr>
            <w:t>Bandpass</w:t>
          </w:r>
          <w:proofErr w:type="spellEnd"/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Dimming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  <w:t>20</w:t>
          </w:r>
        </w:p>
        <w:p w14:paraId="1F609EE1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27" w:history="1">
            <w:r>
              <w:rPr>
                <w:w w:val="105"/>
              </w:rPr>
              <w:t>Summary</w:t>
            </w:r>
          </w:hyperlink>
          <w:r>
            <w:rPr>
              <w:w w:val="105"/>
            </w:rPr>
            <w:tab/>
            <w:t>22</w:t>
          </w:r>
        </w:p>
        <w:bookmarkStart w:id="22" w:name="Physics_of_Solar_Eruptive_Event_Initiati"/>
        <w:bookmarkStart w:id="23" w:name="Lists_in_thesis_class"/>
        <w:bookmarkStart w:id="24" w:name="_bookmark9"/>
        <w:bookmarkEnd w:id="22"/>
        <w:bookmarkEnd w:id="23"/>
        <w:bookmarkEnd w:id="24"/>
        <w:p w14:paraId="58BBD6D5" w14:textId="77777777" w:rsidR="00FB4955" w:rsidRDefault="00E6617D">
          <w:pPr>
            <w:pStyle w:val="TOC1"/>
            <w:numPr>
              <w:ilvl w:val="0"/>
              <w:numId w:val="10"/>
            </w:numPr>
            <w:tabs>
              <w:tab w:val="left" w:pos="428"/>
              <w:tab w:val="right" w:pos="9459"/>
            </w:tabs>
            <w:ind w:hanging="327"/>
            <w:rPr>
              <w:rFonts w:cs="Times New Roman"/>
            </w:rPr>
          </w:pP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bookmarkStart w:id="25" w:name="_bookmark10"/>
          <w:bookmarkEnd w:id="25"/>
          <w:r>
            <w:rPr>
              <w:w w:val="105"/>
            </w:rPr>
            <w:t>Coronal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Dimming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Study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b/>
              <w:w w:val="105"/>
            </w:rPr>
            <w:t>24</w:t>
          </w:r>
        </w:p>
        <w:p w14:paraId="392D92F4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10" w:history="1">
            <w:r>
              <w:t>Lists</w:t>
            </w:r>
            <w:r>
              <w:rPr>
                <w:spacing w:val="16"/>
              </w:rPr>
              <w:t xml:space="preserve"> </w:t>
            </w:r>
            <w:r>
              <w:t>in</w:t>
            </w:r>
            <w:r>
              <w:rPr>
                <w:spacing w:val="16"/>
              </w:rPr>
              <w:t xml:space="preserve"> </w:t>
            </w:r>
            <w:r>
              <w:rPr>
                <w:rFonts w:ascii="Courier New"/>
              </w:rPr>
              <w:t>thesis</w:t>
            </w:r>
            <w:r>
              <w:rPr>
                <w:rFonts w:ascii="Courier New"/>
                <w:spacing w:val="-61"/>
              </w:rPr>
              <w:t xml:space="preserve"> </w:t>
            </w:r>
            <w:r>
              <w:t>class</w:t>
            </w:r>
          </w:hyperlink>
          <w:r>
            <w:tab/>
            <w:t>24</w:t>
          </w:r>
        </w:p>
        <w:p w14:paraId="246B71DC" w14:textId="77777777" w:rsidR="00FB4955" w:rsidRDefault="00E6617D">
          <w:pPr>
            <w:pStyle w:val="TOC1"/>
            <w:numPr>
              <w:ilvl w:val="0"/>
              <w:numId w:val="10"/>
            </w:numPr>
            <w:tabs>
              <w:tab w:val="left" w:pos="428"/>
              <w:tab w:val="right" w:pos="9459"/>
            </w:tabs>
            <w:spacing w:before="426"/>
            <w:ind w:hanging="327"/>
            <w:rPr>
              <w:rFonts w:cs="Times New Roman"/>
            </w:rPr>
          </w:pPr>
          <w:hyperlink w:anchor="_bookmark0" w:history="1">
            <w:r>
              <w:rPr>
                <w:w w:val="105"/>
              </w:rPr>
              <w:t>Semi-Statistical</w:t>
            </w:r>
            <w:r>
              <w:rPr>
                <w:spacing w:val="14"/>
                <w:w w:val="105"/>
              </w:rPr>
              <w:t xml:space="preserve"> </w:t>
            </w:r>
            <w:r>
              <w:rPr>
                <w:w w:val="105"/>
              </w:rPr>
              <w:t>Study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6"/>
                <w:w w:val="105"/>
              </w:rPr>
              <w:t xml:space="preserve"> </w:t>
            </w:r>
            <w:r>
              <w:rPr>
                <w:w w:val="105"/>
              </w:rPr>
              <w:t>Coronal</w:t>
            </w:r>
            <w:r>
              <w:rPr>
                <w:spacing w:val="15"/>
                <w:w w:val="105"/>
              </w:rPr>
              <w:t xml:space="preserve"> </w:t>
            </w:r>
            <w:r>
              <w:rPr>
                <w:w w:val="105"/>
              </w:rPr>
              <w:t>Dimming</w:t>
            </w:r>
          </w:hyperlink>
          <w:r>
            <w:rPr>
              <w:w w:val="105"/>
            </w:rPr>
            <w:tab/>
          </w:r>
          <w:r>
            <w:rPr>
              <w:b/>
              <w:w w:val="105"/>
            </w:rPr>
            <w:t>28</w:t>
          </w:r>
        </w:p>
        <w:p w14:paraId="48FBC8E2" w14:textId="77777777" w:rsidR="00FB4955" w:rsidRDefault="00E6617D">
          <w:pPr>
            <w:pStyle w:val="TOC2"/>
            <w:numPr>
              <w:ilvl w:val="1"/>
              <w:numId w:val="10"/>
            </w:numPr>
            <w:tabs>
              <w:tab w:val="left" w:pos="930"/>
              <w:tab w:val="right" w:leader="dot" w:pos="9459"/>
            </w:tabs>
          </w:pPr>
          <w:hyperlink w:anchor="_bookmark10" w:history="1">
            <w:r>
              <w:t>Lists</w:t>
            </w:r>
            <w:r>
              <w:rPr>
                <w:spacing w:val="16"/>
              </w:rPr>
              <w:t xml:space="preserve"> </w:t>
            </w:r>
            <w:r>
              <w:t>in</w:t>
            </w:r>
            <w:r>
              <w:rPr>
                <w:spacing w:val="16"/>
              </w:rPr>
              <w:t xml:space="preserve"> </w:t>
            </w:r>
            <w:r>
              <w:rPr>
                <w:rFonts w:ascii="Courier New"/>
              </w:rPr>
              <w:t>thesis</w:t>
            </w:r>
            <w:r>
              <w:rPr>
                <w:rFonts w:ascii="Courier New"/>
                <w:spacing w:val="-61"/>
              </w:rPr>
              <w:t xml:space="preserve"> </w:t>
            </w:r>
            <w:r>
              <w:t>class</w:t>
            </w:r>
          </w:hyperlink>
          <w:r>
            <w:tab/>
            <w:t>28</w:t>
          </w:r>
        </w:p>
      </w:sdtContent>
    </w:sdt>
    <w:p w14:paraId="7E565645" w14:textId="77777777" w:rsidR="00FB4955" w:rsidRDefault="00FB4955">
      <w:pPr>
        <w:sectPr w:rsidR="00FB4955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5138A2E8" w14:textId="77777777" w:rsidR="00FB4955" w:rsidRDefault="00E6617D">
      <w:pPr>
        <w:pStyle w:val="BodyText"/>
        <w:spacing w:before="30"/>
        <w:ind w:left="0" w:right="119"/>
        <w:jc w:val="right"/>
      </w:pPr>
      <w:proofErr w:type="gramStart"/>
      <w:r>
        <w:lastRenderedPageBreak/>
        <w:t>vii</w:t>
      </w:r>
      <w:proofErr w:type="gramEnd"/>
    </w:p>
    <w:p w14:paraId="04CE7248" w14:textId="77777777" w:rsidR="00FB4955" w:rsidRDefault="00E6617D">
      <w:pPr>
        <w:pStyle w:val="BodyText"/>
        <w:numPr>
          <w:ilvl w:val="0"/>
          <w:numId w:val="10"/>
        </w:numPr>
        <w:tabs>
          <w:tab w:val="left" w:pos="428"/>
          <w:tab w:val="left" w:pos="9209"/>
        </w:tabs>
        <w:spacing w:before="323"/>
        <w:ind w:hanging="327"/>
        <w:rPr>
          <w:rFonts w:cs="Times New Roman"/>
        </w:rPr>
      </w:pPr>
      <w:hyperlink w:anchor="_bookmark0" w:history="1">
        <w:r>
          <w:rPr>
            <w:spacing w:val="-1"/>
            <w:w w:val="105"/>
          </w:rPr>
          <w:t>Ov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rv</w:t>
        </w:r>
        <w:r>
          <w:rPr>
            <w:spacing w:val="-2"/>
            <w:w w:val="105"/>
          </w:rPr>
          <w:t>iew</w:t>
        </w:r>
        <w:r>
          <w:rPr>
            <w:spacing w:val="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5"/>
            <w:w w:val="105"/>
          </w:rPr>
          <w:t xml:space="preserve"> </w:t>
        </w:r>
        <w:proofErr w:type="spellStart"/>
        <w:r>
          <w:rPr>
            <w:w w:val="105"/>
          </w:rPr>
          <w:t>MinXSS</w:t>
        </w:r>
        <w:proofErr w:type="spellEnd"/>
        <w:r>
          <w:rPr>
            <w:spacing w:val="5"/>
            <w:w w:val="105"/>
          </w:rPr>
          <w:t xml:space="preserve"> </w:t>
        </w:r>
        <w:r>
          <w:rPr>
            <w:w w:val="105"/>
          </w:rPr>
          <w:t>Solar</w:t>
        </w:r>
        <w:r>
          <w:rPr>
            <w:spacing w:val="5"/>
            <w:w w:val="105"/>
          </w:rPr>
          <w:t xml:space="preserve"> </w:t>
        </w:r>
        <w:proofErr w:type="spellStart"/>
        <w:r>
          <w:rPr>
            <w:w w:val="105"/>
          </w:rPr>
          <w:t>CubeSat</w:t>
        </w:r>
        <w:proofErr w:type="spellEnd"/>
      </w:hyperlink>
      <w:r>
        <w:rPr>
          <w:w w:val="105"/>
        </w:rPr>
        <w:tab/>
      </w:r>
      <w:r>
        <w:rPr>
          <w:b/>
          <w:w w:val="105"/>
        </w:rPr>
        <w:t>32</w:t>
      </w:r>
    </w:p>
    <w:p w14:paraId="7F02D904" w14:textId="77777777" w:rsidR="00FB4955" w:rsidRDefault="00E6617D">
      <w:pPr>
        <w:pStyle w:val="BodyText"/>
        <w:numPr>
          <w:ilvl w:val="1"/>
          <w:numId w:val="10"/>
        </w:numPr>
        <w:tabs>
          <w:tab w:val="left" w:pos="930"/>
          <w:tab w:val="left" w:leader="dot" w:pos="9241"/>
        </w:tabs>
        <w:spacing w:before="227"/>
      </w:pPr>
      <w:hyperlink w:anchor="_bookmark10" w:history="1">
        <w:r>
          <w:t>Lists</w:t>
        </w:r>
        <w:r>
          <w:rPr>
            <w:spacing w:val="-7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rPr>
            <w:rFonts w:ascii="Courier New"/>
          </w:rPr>
          <w:t>thesis</w:t>
        </w:r>
        <w:r>
          <w:rPr>
            <w:rFonts w:ascii="Courier New"/>
            <w:spacing w:val="-83"/>
          </w:rPr>
          <w:t xml:space="preserve"> </w:t>
        </w:r>
        <w:r>
          <w:t>class</w:t>
        </w:r>
      </w:hyperlink>
      <w:r>
        <w:tab/>
        <w:t>32</w:t>
      </w:r>
    </w:p>
    <w:p w14:paraId="2B4C7CBE" w14:textId="77777777" w:rsidR="00FB4955" w:rsidRDefault="00E6617D">
      <w:pPr>
        <w:pStyle w:val="BodyText"/>
        <w:numPr>
          <w:ilvl w:val="0"/>
          <w:numId w:val="10"/>
        </w:numPr>
        <w:tabs>
          <w:tab w:val="left" w:pos="428"/>
          <w:tab w:val="left" w:pos="9209"/>
        </w:tabs>
        <w:spacing w:before="426"/>
        <w:ind w:hanging="327"/>
        <w:rPr>
          <w:rFonts w:cs="Times New Roman"/>
        </w:rPr>
      </w:pPr>
      <w:hyperlink w:anchor="_bookmark0" w:history="1">
        <w:r>
          <w:rPr>
            <w:w w:val="110"/>
          </w:rPr>
          <w:t>Thermal</w:t>
        </w:r>
        <w:r>
          <w:rPr>
            <w:spacing w:val="-15"/>
            <w:w w:val="110"/>
          </w:rPr>
          <w:t xml:space="preserve"> </w:t>
        </w:r>
        <w:r>
          <w:rPr>
            <w:w w:val="110"/>
          </w:rPr>
          <w:t>Balance</w:t>
        </w:r>
        <w:r>
          <w:rPr>
            <w:spacing w:val="-14"/>
            <w:w w:val="110"/>
          </w:rPr>
          <w:t xml:space="preserve"> </w:t>
        </w:r>
        <w:r>
          <w:rPr>
            <w:w w:val="110"/>
          </w:rPr>
          <w:t>Analysis</w:t>
        </w:r>
        <w:r>
          <w:rPr>
            <w:spacing w:val="-15"/>
            <w:w w:val="110"/>
          </w:rPr>
          <w:t xml:space="preserve"> </w:t>
        </w:r>
        <w:r>
          <w:rPr>
            <w:w w:val="110"/>
          </w:rPr>
          <w:t>for</w:t>
        </w:r>
        <w:r>
          <w:rPr>
            <w:spacing w:val="-14"/>
            <w:w w:val="110"/>
          </w:rPr>
          <w:t xml:space="preserve"> </w:t>
        </w:r>
        <w:r>
          <w:rPr>
            <w:w w:val="110"/>
          </w:rPr>
          <w:t>a</w:t>
        </w:r>
        <w:r>
          <w:rPr>
            <w:spacing w:val="-15"/>
            <w:w w:val="110"/>
          </w:rPr>
          <w:t xml:space="preserve"> </w:t>
        </w:r>
        <w:proofErr w:type="spellStart"/>
        <w:r>
          <w:rPr>
            <w:w w:val="110"/>
          </w:rPr>
          <w:t>CubeSat</w:t>
        </w:r>
        <w:proofErr w:type="spellEnd"/>
      </w:hyperlink>
      <w:r>
        <w:rPr>
          <w:w w:val="110"/>
        </w:rPr>
        <w:tab/>
      </w:r>
      <w:r>
        <w:rPr>
          <w:b/>
          <w:w w:val="110"/>
        </w:rPr>
        <w:t>36</w:t>
      </w:r>
    </w:p>
    <w:p w14:paraId="305A5C77" w14:textId="77777777" w:rsidR="00FB4955" w:rsidRDefault="00E6617D">
      <w:pPr>
        <w:pStyle w:val="BodyText"/>
        <w:numPr>
          <w:ilvl w:val="1"/>
          <w:numId w:val="10"/>
        </w:numPr>
        <w:tabs>
          <w:tab w:val="left" w:pos="930"/>
          <w:tab w:val="left" w:leader="dot" w:pos="9241"/>
        </w:tabs>
        <w:spacing w:before="227"/>
      </w:pPr>
      <w:hyperlink w:anchor="_bookmark10" w:history="1">
        <w:r>
          <w:t>Lists</w:t>
        </w:r>
        <w:r>
          <w:rPr>
            <w:spacing w:val="-7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rPr>
            <w:rFonts w:ascii="Courier New"/>
          </w:rPr>
          <w:t>thesis</w:t>
        </w:r>
        <w:r>
          <w:rPr>
            <w:rFonts w:ascii="Courier New"/>
            <w:spacing w:val="-83"/>
          </w:rPr>
          <w:t xml:space="preserve"> </w:t>
        </w:r>
        <w:r>
          <w:t>class</w:t>
        </w:r>
      </w:hyperlink>
      <w:r>
        <w:tab/>
        <w:t>36</w:t>
      </w:r>
    </w:p>
    <w:p w14:paraId="159A1A19" w14:textId="77777777" w:rsidR="00FB4955" w:rsidRDefault="00E6617D">
      <w:pPr>
        <w:pStyle w:val="BodyText"/>
        <w:numPr>
          <w:ilvl w:val="0"/>
          <w:numId w:val="10"/>
        </w:numPr>
        <w:tabs>
          <w:tab w:val="left" w:pos="428"/>
          <w:tab w:val="left" w:pos="9209"/>
        </w:tabs>
        <w:spacing w:before="426"/>
        <w:ind w:hanging="327"/>
        <w:rPr>
          <w:rFonts w:cs="Times New Roman"/>
        </w:rPr>
      </w:pPr>
      <w:hyperlink w:anchor="_bookmark0" w:history="1">
        <w:r>
          <w:rPr>
            <w:w w:val="110"/>
          </w:rPr>
          <w:t>Summary</w:t>
        </w:r>
        <w:r>
          <w:rPr>
            <w:spacing w:val="2"/>
            <w:w w:val="110"/>
          </w:rPr>
          <w:t xml:space="preserve"> </w:t>
        </w:r>
        <w:r>
          <w:rPr>
            <w:w w:val="110"/>
          </w:rPr>
          <w:t>and</w:t>
        </w:r>
        <w:r>
          <w:rPr>
            <w:spacing w:val="3"/>
            <w:w w:val="110"/>
          </w:rPr>
          <w:t xml:space="preserve"> </w:t>
        </w:r>
        <w:r>
          <w:rPr>
            <w:spacing w:val="-3"/>
            <w:w w:val="110"/>
          </w:rPr>
          <w:t>Futur</w:t>
        </w:r>
        <w:r>
          <w:rPr>
            <w:spacing w:val="-4"/>
            <w:w w:val="110"/>
          </w:rPr>
          <w:t>e</w:t>
        </w:r>
        <w:r>
          <w:rPr>
            <w:spacing w:val="2"/>
            <w:w w:val="110"/>
          </w:rPr>
          <w:t xml:space="preserve"> </w:t>
        </w:r>
        <w:r>
          <w:rPr>
            <w:spacing w:val="-6"/>
            <w:w w:val="110"/>
          </w:rPr>
          <w:t>Work</w:t>
        </w:r>
      </w:hyperlink>
      <w:r>
        <w:rPr>
          <w:spacing w:val="-6"/>
          <w:w w:val="110"/>
        </w:rPr>
        <w:tab/>
      </w:r>
      <w:r>
        <w:rPr>
          <w:b/>
          <w:w w:val="110"/>
        </w:rPr>
        <w:t>40</w:t>
      </w:r>
    </w:p>
    <w:p w14:paraId="53E7F4E4" w14:textId="77777777" w:rsidR="00FB4955" w:rsidRDefault="00E6617D">
      <w:pPr>
        <w:pStyle w:val="BodyText"/>
        <w:numPr>
          <w:ilvl w:val="1"/>
          <w:numId w:val="10"/>
        </w:numPr>
        <w:tabs>
          <w:tab w:val="left" w:pos="930"/>
          <w:tab w:val="left" w:leader="dot" w:pos="9241"/>
        </w:tabs>
        <w:spacing w:before="227"/>
      </w:pPr>
      <w:hyperlink w:anchor="_bookmark10" w:history="1">
        <w:r>
          <w:t>Lists</w:t>
        </w:r>
        <w:r>
          <w:rPr>
            <w:spacing w:val="-7"/>
          </w:rPr>
          <w:t xml:space="preserve"> </w:t>
        </w:r>
        <w:r>
          <w:t>in</w:t>
        </w:r>
        <w:r>
          <w:rPr>
            <w:spacing w:val="-6"/>
          </w:rPr>
          <w:t xml:space="preserve"> </w:t>
        </w:r>
        <w:r>
          <w:rPr>
            <w:rFonts w:ascii="Courier New"/>
          </w:rPr>
          <w:t>thesis</w:t>
        </w:r>
        <w:r>
          <w:rPr>
            <w:rFonts w:ascii="Courier New"/>
            <w:spacing w:val="-83"/>
          </w:rPr>
          <w:t xml:space="preserve"> </w:t>
        </w:r>
        <w:r>
          <w:t>class</w:t>
        </w:r>
      </w:hyperlink>
      <w:r>
        <w:tab/>
        <w:t>40</w:t>
      </w:r>
    </w:p>
    <w:p w14:paraId="04AAB76F" w14:textId="77777777" w:rsidR="00FB4955" w:rsidRDefault="00E6617D">
      <w:pPr>
        <w:pStyle w:val="Heading2"/>
        <w:tabs>
          <w:tab w:val="left" w:pos="9190"/>
        </w:tabs>
        <w:spacing w:before="680"/>
        <w:ind w:left="189"/>
        <w:rPr>
          <w:rFonts w:cs="Times New Roman"/>
          <w:b w:val="0"/>
          <w:bCs w:val="0"/>
          <w:sz w:val="24"/>
          <w:szCs w:val="24"/>
        </w:rPr>
      </w:pPr>
      <w:hyperlink w:anchor="_bookmark28" w:history="1">
        <w:r>
          <w:rPr>
            <w:spacing w:val="-1"/>
            <w:w w:val="110"/>
          </w:rPr>
          <w:t>Bibliography</w:t>
        </w:r>
      </w:hyperlink>
      <w:r>
        <w:rPr>
          <w:b w:val="0"/>
          <w:spacing w:val="-1"/>
          <w:w w:val="110"/>
          <w:sz w:val="24"/>
        </w:rPr>
        <w:tab/>
      </w:r>
      <w:r>
        <w:rPr>
          <w:w w:val="110"/>
          <w:sz w:val="24"/>
        </w:rPr>
        <w:t>44</w:t>
      </w:r>
    </w:p>
    <w:p w14:paraId="244BC051" w14:textId="77777777" w:rsidR="00FB4955" w:rsidRDefault="00E6617D">
      <w:pPr>
        <w:pStyle w:val="Heading2"/>
        <w:spacing w:before="713"/>
        <w:ind w:left="189"/>
        <w:rPr>
          <w:b w:val="0"/>
          <w:bCs w:val="0"/>
        </w:rPr>
      </w:pPr>
      <w:r>
        <w:rPr>
          <w:w w:val="115"/>
        </w:rPr>
        <w:t>Appendix</w:t>
      </w:r>
    </w:p>
    <w:p w14:paraId="091DB69A" w14:textId="77777777" w:rsidR="00FB4955" w:rsidRDefault="00E6617D">
      <w:pPr>
        <w:pStyle w:val="BodyText"/>
        <w:numPr>
          <w:ilvl w:val="0"/>
          <w:numId w:val="9"/>
        </w:numPr>
        <w:tabs>
          <w:tab w:val="left" w:pos="428"/>
          <w:tab w:val="left" w:pos="9209"/>
        </w:tabs>
        <w:spacing w:before="445"/>
        <w:ind w:hanging="327"/>
        <w:rPr>
          <w:rFonts w:cs="Times New Roman"/>
        </w:rPr>
      </w:pPr>
      <w:hyperlink w:anchor="_bookmark0" w:history="1">
        <w:r>
          <w:rPr>
            <w:w w:val="105"/>
          </w:rPr>
          <w:t>Coronal</w:t>
        </w:r>
        <w:r>
          <w:rPr>
            <w:spacing w:val="25"/>
            <w:w w:val="105"/>
          </w:rPr>
          <w:t xml:space="preserve"> </w:t>
        </w:r>
        <w:r>
          <w:rPr>
            <w:w w:val="105"/>
          </w:rPr>
          <w:t>Dimming</w:t>
        </w:r>
        <w:r>
          <w:rPr>
            <w:spacing w:val="26"/>
            <w:w w:val="105"/>
          </w:rPr>
          <w:t xml:space="preserve"> </w:t>
        </w:r>
        <w:r>
          <w:rPr>
            <w:spacing w:val="-3"/>
            <w:w w:val="105"/>
          </w:rPr>
          <w:t>Ev</w:t>
        </w:r>
        <w:r>
          <w:rPr>
            <w:spacing w:val="-4"/>
            <w:w w:val="105"/>
          </w:rPr>
          <w:t>e</w:t>
        </w:r>
        <w:r>
          <w:rPr>
            <w:spacing w:val="-3"/>
            <w:w w:val="105"/>
          </w:rPr>
          <w:t>nt</w:t>
        </w:r>
        <w:r>
          <w:rPr>
            <w:spacing w:val="25"/>
            <w:w w:val="105"/>
          </w:rPr>
          <w:t xml:space="preserve"> </w:t>
        </w:r>
        <w:r>
          <w:rPr>
            <w:w w:val="105"/>
          </w:rPr>
          <w:t>List</w:t>
        </w:r>
        <w:r>
          <w:rPr>
            <w:spacing w:val="27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26"/>
            <w:w w:val="105"/>
          </w:rPr>
          <w:t xml:space="preserve"> </w:t>
        </w:r>
        <w:r>
          <w:rPr>
            <w:w w:val="105"/>
          </w:rPr>
          <w:t>Ancillary</w:t>
        </w:r>
        <w:r>
          <w:rPr>
            <w:spacing w:val="25"/>
            <w:w w:val="105"/>
          </w:rPr>
          <w:t xml:space="preserve"> </w:t>
        </w:r>
        <w:r>
          <w:rPr>
            <w:w w:val="105"/>
          </w:rPr>
          <w:t>Data</w:t>
        </w:r>
      </w:hyperlink>
      <w:r>
        <w:rPr>
          <w:w w:val="105"/>
        </w:rPr>
        <w:tab/>
      </w:r>
      <w:r>
        <w:rPr>
          <w:b/>
          <w:w w:val="105"/>
        </w:rPr>
        <w:t>47</w:t>
      </w:r>
    </w:p>
    <w:p w14:paraId="53F2D6E2" w14:textId="77777777" w:rsidR="00FB4955" w:rsidRDefault="00E6617D">
      <w:pPr>
        <w:pStyle w:val="BodyText"/>
        <w:numPr>
          <w:ilvl w:val="0"/>
          <w:numId w:val="9"/>
        </w:numPr>
        <w:tabs>
          <w:tab w:val="left" w:pos="428"/>
          <w:tab w:val="left" w:pos="9209"/>
        </w:tabs>
        <w:spacing w:before="445"/>
        <w:ind w:hanging="327"/>
        <w:rPr>
          <w:rFonts w:cs="Times New Roman"/>
        </w:rPr>
      </w:pPr>
      <w:hyperlink w:anchor="_bookmark0" w:history="1">
        <w:proofErr w:type="spellStart"/>
        <w:r>
          <w:rPr>
            <w:w w:val="110"/>
          </w:rPr>
          <w:t>MinXSS</w:t>
        </w:r>
        <w:proofErr w:type="spellEnd"/>
        <w:r>
          <w:rPr>
            <w:spacing w:val="-21"/>
            <w:w w:val="110"/>
          </w:rPr>
          <w:t xml:space="preserve"> </w:t>
        </w:r>
        <w:proofErr w:type="spellStart"/>
        <w:r>
          <w:rPr>
            <w:w w:val="110"/>
          </w:rPr>
          <w:t>CubeSat</w:t>
        </w:r>
        <w:proofErr w:type="spellEnd"/>
        <w:r>
          <w:rPr>
            <w:spacing w:val="-20"/>
            <w:w w:val="110"/>
          </w:rPr>
          <w:t xml:space="preserve"> </w:t>
        </w:r>
        <w:r>
          <w:rPr>
            <w:spacing w:val="-3"/>
            <w:w w:val="110"/>
          </w:rPr>
          <w:t>Mass</w:t>
        </w:r>
        <w:r>
          <w:rPr>
            <w:spacing w:val="-2"/>
            <w:w w:val="110"/>
          </w:rPr>
          <w:t>/P</w:t>
        </w:r>
        <w:r>
          <w:rPr>
            <w:spacing w:val="-3"/>
            <w:w w:val="110"/>
          </w:rPr>
          <w:t>owe</w:t>
        </w:r>
        <w:r>
          <w:rPr>
            <w:spacing w:val="-2"/>
            <w:w w:val="110"/>
          </w:rPr>
          <w:t>r</w:t>
        </w:r>
        <w:r>
          <w:rPr>
            <w:spacing w:val="-20"/>
            <w:w w:val="110"/>
          </w:rPr>
          <w:t xml:space="preserve"> </w:t>
        </w:r>
        <w:r>
          <w:rPr>
            <w:spacing w:val="-4"/>
            <w:w w:val="110"/>
          </w:rPr>
          <w:t>Tab</w:t>
        </w:r>
        <w:r>
          <w:rPr>
            <w:spacing w:val="-5"/>
            <w:w w:val="110"/>
          </w:rPr>
          <w:t>les</w:t>
        </w:r>
      </w:hyperlink>
      <w:r>
        <w:rPr>
          <w:spacing w:val="-5"/>
          <w:w w:val="110"/>
        </w:rPr>
        <w:tab/>
      </w:r>
      <w:r>
        <w:rPr>
          <w:b/>
          <w:w w:val="110"/>
        </w:rPr>
        <w:t>49</w:t>
      </w:r>
    </w:p>
    <w:p w14:paraId="262A8AFF" w14:textId="77777777" w:rsidR="00FB4955" w:rsidRDefault="00E6617D">
      <w:pPr>
        <w:pStyle w:val="BodyText"/>
        <w:numPr>
          <w:ilvl w:val="0"/>
          <w:numId w:val="9"/>
        </w:numPr>
        <w:tabs>
          <w:tab w:val="left" w:pos="428"/>
          <w:tab w:val="left" w:pos="9209"/>
        </w:tabs>
        <w:spacing w:before="445"/>
        <w:ind w:hanging="327"/>
        <w:rPr>
          <w:rFonts w:cs="Times New Roman"/>
        </w:rPr>
      </w:pPr>
      <w:hyperlink w:anchor="_bookmark0" w:history="1">
        <w:proofErr w:type="spellStart"/>
        <w:r>
          <w:rPr>
            <w:w w:val="110"/>
          </w:rPr>
          <w:t>MinXSS</w:t>
        </w:r>
        <w:proofErr w:type="spellEnd"/>
        <w:r>
          <w:rPr>
            <w:spacing w:val="-18"/>
            <w:w w:val="110"/>
          </w:rPr>
          <w:t xml:space="preserve"> </w:t>
        </w:r>
        <w:r>
          <w:rPr>
            <w:w w:val="110"/>
          </w:rPr>
          <w:t>Thermal</w:t>
        </w:r>
        <w:r>
          <w:rPr>
            <w:spacing w:val="-18"/>
            <w:w w:val="110"/>
          </w:rPr>
          <w:t xml:space="preserve"> </w:t>
        </w:r>
        <w:r>
          <w:rPr>
            <w:spacing w:val="1"/>
            <w:w w:val="110"/>
          </w:rPr>
          <w:t>Model</w:t>
        </w:r>
        <w:r>
          <w:rPr>
            <w:spacing w:val="-18"/>
            <w:w w:val="110"/>
          </w:rPr>
          <w:t xml:space="preserve"> </w:t>
        </w:r>
        <w:r>
          <w:rPr>
            <w:spacing w:val="-1"/>
            <w:w w:val="110"/>
          </w:rPr>
          <w:t>Param</w:t>
        </w:r>
        <w:r>
          <w:rPr>
            <w:spacing w:val="-2"/>
            <w:w w:val="110"/>
          </w:rPr>
          <w:t>e</w:t>
        </w:r>
        <w:r>
          <w:rPr>
            <w:spacing w:val="-1"/>
            <w:w w:val="110"/>
          </w:rPr>
          <w:t>t</w:t>
        </w:r>
        <w:r>
          <w:rPr>
            <w:spacing w:val="-2"/>
            <w:w w:val="110"/>
          </w:rPr>
          <w:t>e</w:t>
        </w:r>
        <w:r>
          <w:rPr>
            <w:spacing w:val="-1"/>
            <w:w w:val="110"/>
          </w:rPr>
          <w:t>r</w:t>
        </w:r>
        <w:r>
          <w:rPr>
            <w:spacing w:val="-17"/>
            <w:w w:val="110"/>
          </w:rPr>
          <w:t xml:space="preserve"> </w:t>
        </w:r>
        <w:r>
          <w:rPr>
            <w:spacing w:val="-4"/>
            <w:w w:val="110"/>
          </w:rPr>
          <w:t>Tab</w:t>
        </w:r>
        <w:r>
          <w:rPr>
            <w:spacing w:val="-5"/>
            <w:w w:val="110"/>
          </w:rPr>
          <w:t>les</w:t>
        </w:r>
      </w:hyperlink>
      <w:r>
        <w:rPr>
          <w:spacing w:val="-5"/>
          <w:w w:val="110"/>
        </w:rPr>
        <w:tab/>
      </w:r>
      <w:r>
        <w:rPr>
          <w:b/>
          <w:w w:val="110"/>
        </w:rPr>
        <w:t>50</w:t>
      </w:r>
    </w:p>
    <w:p w14:paraId="49232BE2" w14:textId="77777777" w:rsidR="00FB4955" w:rsidRDefault="00FB4955">
      <w:pPr>
        <w:rPr>
          <w:rFonts w:ascii="Times New Roman" w:eastAsia="Times New Roman" w:hAnsi="Times New Roman" w:cs="Times New Roman"/>
        </w:rPr>
        <w:sectPr w:rsidR="00FB4955">
          <w:pgSz w:w="12240" w:h="15840"/>
          <w:pgMar w:top="1060" w:right="1320" w:bottom="280" w:left="1340" w:header="720" w:footer="720" w:gutter="0"/>
          <w:cols w:space="720"/>
        </w:sectPr>
      </w:pPr>
    </w:p>
    <w:p w14:paraId="65574F5F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18CDA48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9EF623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5591D4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C84842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B88E871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49F013" w14:textId="77777777" w:rsidR="00FB4955" w:rsidRDefault="00FB4955">
      <w:pPr>
        <w:spacing w:before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58BC526" w14:textId="77777777" w:rsidR="00FB4955" w:rsidRDefault="00E6617D">
      <w:pPr>
        <w:pStyle w:val="Heading1"/>
        <w:ind w:right="1069" w:firstLine="0"/>
        <w:jc w:val="center"/>
        <w:rPr>
          <w:b w:val="0"/>
          <w:bCs w:val="0"/>
        </w:rPr>
      </w:pPr>
      <w:r>
        <w:rPr>
          <w:spacing w:val="-4"/>
          <w:w w:val="115"/>
        </w:rPr>
        <w:t>T</w:t>
      </w:r>
      <w:r>
        <w:rPr>
          <w:spacing w:val="-5"/>
          <w:w w:val="115"/>
        </w:rPr>
        <w:t>abl</w:t>
      </w:r>
      <w:r>
        <w:rPr>
          <w:spacing w:val="-4"/>
          <w:w w:val="115"/>
        </w:rPr>
        <w:t>e</w:t>
      </w:r>
      <w:r>
        <w:rPr>
          <w:spacing w:val="-5"/>
          <w:w w:val="115"/>
        </w:rPr>
        <w:t>s</w:t>
      </w:r>
    </w:p>
    <w:p w14:paraId="2E16F7C8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22C773E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EE75938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4C568F10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FBB2ADC" w14:textId="77777777" w:rsidR="00FB4955" w:rsidRDefault="00FB4955">
      <w:pPr>
        <w:spacing w:before="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680FCA" w14:textId="77777777" w:rsidR="00FB4955" w:rsidRDefault="00E6617D">
      <w:pPr>
        <w:pStyle w:val="Heading2"/>
        <w:rPr>
          <w:b w:val="0"/>
          <w:bCs w:val="0"/>
        </w:rPr>
      </w:pPr>
      <w:r>
        <w:rPr>
          <w:spacing w:val="-5"/>
          <w:w w:val="115"/>
        </w:rPr>
        <w:t>T</w:t>
      </w:r>
      <w:r>
        <w:rPr>
          <w:spacing w:val="-6"/>
          <w:w w:val="115"/>
        </w:rPr>
        <w:t>abl</w:t>
      </w:r>
      <w:r>
        <w:rPr>
          <w:spacing w:val="-5"/>
          <w:w w:val="115"/>
        </w:rPr>
        <w:t>e</w:t>
      </w:r>
    </w:p>
    <w:p w14:paraId="4532985E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5" w:history="1">
        <w:r>
          <w:t>1.1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5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4</w:t>
      </w:r>
    </w:p>
    <w:p w14:paraId="410C1BC6" w14:textId="77777777" w:rsidR="00FB4955" w:rsidRDefault="00E6617D">
      <w:pPr>
        <w:pStyle w:val="BodyText"/>
        <w:tabs>
          <w:tab w:val="left" w:pos="928"/>
          <w:tab w:val="right" w:leader="dot" w:pos="9460"/>
        </w:tabs>
        <w:spacing w:before="426"/>
        <w:ind w:left="427"/>
      </w:pPr>
      <w:hyperlink w:anchor="_bookmark1" w:history="1">
        <w:r>
          <w:t>2.1</w:t>
        </w:r>
        <w:r>
          <w:tab/>
        </w:r>
        <w:r>
          <w:rPr>
            <w:spacing w:val="-4"/>
            <w:w w:val="105"/>
          </w:rPr>
          <w:t>Tab</w:t>
        </w:r>
        <w:r>
          <w:rPr>
            <w:spacing w:val="-5"/>
            <w:w w:val="105"/>
          </w:rPr>
          <w:t>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from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PDF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file</w:t>
        </w:r>
      </w:hyperlink>
      <w:r>
        <w:rPr>
          <w:w w:val="105"/>
        </w:rPr>
        <w:tab/>
        <w:t>8</w:t>
      </w:r>
    </w:p>
    <w:p w14:paraId="08925BAA" w14:textId="77777777" w:rsidR="00FB4955" w:rsidRDefault="00E6617D">
      <w:pPr>
        <w:pStyle w:val="BodyText"/>
        <w:tabs>
          <w:tab w:val="left" w:pos="928"/>
          <w:tab w:val="right" w:leader="dot" w:pos="9460"/>
        </w:tabs>
        <w:spacing w:before="426"/>
        <w:ind w:left="427"/>
      </w:pPr>
      <w:hyperlink w:anchor="_bookmark12" w:history="1">
        <w:r>
          <w:t>3.1</w:t>
        </w:r>
        <w:r>
          <w:tab/>
        </w:r>
        <w:r>
          <w:rPr>
            <w:w w:val="105"/>
          </w:rPr>
          <w:t>Summary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phy</w:t>
        </w:r>
        <w:r>
          <w:rPr>
            <w:spacing w:val="-2"/>
            <w:w w:val="105"/>
          </w:rPr>
          <w:t>sic</w:t>
        </w:r>
        <w:r>
          <w:rPr>
            <w:spacing w:val="-1"/>
            <w:w w:val="105"/>
          </w:rPr>
          <w:t>al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processes</w:t>
        </w:r>
        <w:r>
          <w:rPr>
            <w:spacing w:val="15"/>
            <w:w w:val="105"/>
          </w:rPr>
          <w:t xml:space="preserve"> </w:t>
        </w:r>
        <w:r>
          <w:rPr>
            <w:spacing w:val="-1"/>
            <w:w w:val="105"/>
          </w:rPr>
          <w:t>that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can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manifest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as</w:t>
        </w:r>
        <w:r>
          <w:rPr>
            <w:spacing w:val="14"/>
            <w:w w:val="105"/>
          </w:rPr>
          <w:t xml:space="preserve"> </w:t>
        </w:r>
        <w:r>
          <w:rPr>
            <w:spacing w:val="-1"/>
            <w:w w:val="105"/>
          </w:rPr>
          <w:t>ob</w:t>
        </w:r>
        <w:r>
          <w:rPr>
            <w:spacing w:val="-2"/>
            <w:w w:val="105"/>
          </w:rPr>
          <w:t>se</w:t>
        </w:r>
        <w:r>
          <w:rPr>
            <w:spacing w:val="-1"/>
            <w:w w:val="105"/>
          </w:rPr>
          <w:t>rv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d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dimming</w:t>
        </w:r>
      </w:hyperlink>
      <w:r>
        <w:rPr>
          <w:w w:val="105"/>
        </w:rPr>
        <w:tab/>
        <w:t>11</w:t>
      </w:r>
    </w:p>
    <w:p w14:paraId="71D34F56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2" w:history="1">
        <w:r>
          <w:t>4.1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4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27</w:t>
      </w:r>
    </w:p>
    <w:p w14:paraId="52979A7D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2" w:history="1">
        <w:r>
          <w:t>5.1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4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31</w:t>
      </w:r>
    </w:p>
    <w:p w14:paraId="1D0E9E2E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2" w:history="1">
        <w:r>
          <w:t>6.1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4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35</w:t>
      </w:r>
    </w:p>
    <w:p w14:paraId="54D70C59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2" w:history="1">
        <w:r>
          <w:t>7.1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4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39</w:t>
      </w:r>
    </w:p>
    <w:p w14:paraId="590190AA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2" w:history="1">
        <w:r>
          <w:t>8.1</w:t>
        </w:r>
        <w:r>
          <w:tab/>
        </w:r>
        <w:r>
          <w:rPr>
            <w:w w:val="105"/>
          </w:rPr>
          <w:t>Example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a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table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with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its</w:t>
        </w:r>
        <w:r>
          <w:rPr>
            <w:spacing w:val="14"/>
            <w:w w:val="105"/>
          </w:rPr>
          <w:t xml:space="preserve"> </w:t>
        </w:r>
        <w:r>
          <w:rPr>
            <w:spacing w:val="-4"/>
            <w:w w:val="105"/>
          </w:rPr>
          <w:t>ow</w:t>
        </w:r>
        <w:r>
          <w:rPr>
            <w:spacing w:val="-3"/>
            <w:w w:val="105"/>
          </w:rPr>
          <w:t>n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footnotes</w:t>
        </w:r>
      </w:hyperlink>
      <w:r>
        <w:rPr>
          <w:w w:val="105"/>
        </w:rPr>
        <w:tab/>
        <w:t>43</w:t>
      </w:r>
    </w:p>
    <w:p w14:paraId="2C17BDE6" w14:textId="77777777" w:rsidR="00FB4955" w:rsidRDefault="00FB4955">
      <w:pPr>
        <w:sectPr w:rsidR="00FB4955">
          <w:headerReference w:type="even" r:id="rId8"/>
          <w:pgSz w:w="12240" w:h="15840"/>
          <w:pgMar w:top="1340" w:right="1320" w:bottom="280" w:left="1340" w:header="1132" w:footer="0" w:gutter="0"/>
          <w:pgNumType w:start="8"/>
          <w:cols w:space="720"/>
        </w:sectPr>
      </w:pPr>
    </w:p>
    <w:p w14:paraId="25DCE8DD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DE24A1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2FECC3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9AB820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9681CF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FEC866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5AE7F6" w14:textId="77777777" w:rsidR="00FB4955" w:rsidRDefault="00E6617D">
      <w:pPr>
        <w:spacing w:before="150"/>
        <w:ind w:left="1051" w:right="106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w w:val="110"/>
          <w:sz w:val="24"/>
        </w:rPr>
        <w:t>Figures</w:t>
      </w:r>
    </w:p>
    <w:p w14:paraId="6981D2AF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47C6967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23E4687D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C89559C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0BA5FF1E" w14:textId="77777777" w:rsidR="00FB4955" w:rsidRDefault="00FB4955">
      <w:pPr>
        <w:spacing w:before="4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38D346" w14:textId="77777777" w:rsidR="00FB4955" w:rsidRDefault="00E6617D">
      <w:pPr>
        <w:spacing w:before="58"/>
        <w:ind w:left="100"/>
        <w:rPr>
          <w:rFonts w:ascii="Times New Roman" w:eastAsia="Times New Roman" w:hAnsi="Times New Roman" w:cs="Times New Roman"/>
        </w:rPr>
      </w:pPr>
      <w:r>
        <w:rPr>
          <w:rFonts w:ascii="Times New Roman"/>
          <w:b/>
          <w:w w:val="115"/>
        </w:rPr>
        <w:t>Figure</w:t>
      </w:r>
    </w:p>
    <w:p w14:paraId="710E192A" w14:textId="77777777" w:rsidR="00FB4955" w:rsidRDefault="00E6617D">
      <w:pPr>
        <w:pStyle w:val="BodyText"/>
        <w:numPr>
          <w:ilvl w:val="1"/>
          <w:numId w:val="8"/>
        </w:numPr>
        <w:tabs>
          <w:tab w:val="left" w:pos="930"/>
          <w:tab w:val="right" w:leader="dot" w:pos="9459"/>
        </w:tabs>
        <w:spacing w:before="426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</w:t>
      </w:r>
    </w:p>
    <w:p w14:paraId="44E86076" w14:textId="77777777" w:rsidR="00FB4955" w:rsidRDefault="00E6617D">
      <w:pPr>
        <w:pStyle w:val="BodyText"/>
        <w:numPr>
          <w:ilvl w:val="1"/>
          <w:numId w:val="8"/>
        </w:numPr>
        <w:tabs>
          <w:tab w:val="left" w:pos="930"/>
          <w:tab w:val="right" w:leader="dot" w:pos="9459"/>
        </w:tabs>
        <w:spacing w:before="227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</w:t>
      </w:r>
    </w:p>
    <w:p w14:paraId="21C9609E" w14:textId="77777777" w:rsidR="00FB4955" w:rsidRDefault="00E6617D">
      <w:pPr>
        <w:pStyle w:val="BodyText"/>
        <w:tabs>
          <w:tab w:val="left" w:pos="928"/>
          <w:tab w:val="right" w:leader="dot" w:pos="9459"/>
        </w:tabs>
        <w:spacing w:before="426"/>
        <w:ind w:left="427"/>
      </w:pPr>
      <w:hyperlink w:anchor="_bookmark4" w:history="1">
        <w:r>
          <w:t>2.1</w:t>
        </w:r>
        <w:r>
          <w:tab/>
        </w:r>
        <w:r>
          <w:rPr>
            <w:w w:val="110"/>
          </w:rPr>
          <w:t>Cutting</w:t>
        </w:r>
        <w:r>
          <w:rPr>
            <w:spacing w:val="11"/>
            <w:w w:val="110"/>
          </w:rPr>
          <w:t xml:space="preserve"> </w:t>
        </w:r>
        <w:r>
          <w:rPr>
            <w:w w:val="110"/>
          </w:rPr>
          <w:t>up</w:t>
        </w:r>
        <w:r>
          <w:rPr>
            <w:spacing w:val="12"/>
            <w:w w:val="110"/>
          </w:rPr>
          <w:t xml:space="preserve"> </w:t>
        </w:r>
        <w:r>
          <w:rPr>
            <w:w w:val="110"/>
          </w:rPr>
          <w:t>a</w:t>
        </w:r>
        <w:r>
          <w:rPr>
            <w:spacing w:val="11"/>
            <w:w w:val="110"/>
          </w:rPr>
          <w:t xml:space="preserve"> </w:t>
        </w:r>
        <w:r>
          <w:rPr>
            <w:w w:val="110"/>
          </w:rPr>
          <w:t>triangular</w:t>
        </w:r>
        <w:r>
          <w:rPr>
            <w:spacing w:val="12"/>
            <w:w w:val="110"/>
          </w:rPr>
          <w:t xml:space="preserve"> </w:t>
        </w:r>
        <w:r>
          <w:rPr>
            <w:spacing w:val="-1"/>
            <w:w w:val="110"/>
          </w:rPr>
          <w:t>p</w:t>
        </w:r>
        <w:r>
          <w:rPr>
            <w:spacing w:val="-2"/>
            <w:w w:val="110"/>
          </w:rPr>
          <w:t>y</w:t>
        </w:r>
        <w:r>
          <w:rPr>
            <w:spacing w:val="-1"/>
            <w:w w:val="110"/>
          </w:rPr>
          <w:t>ram</w:t>
        </w:r>
        <w:r>
          <w:rPr>
            <w:spacing w:val="-2"/>
            <w:w w:val="110"/>
          </w:rPr>
          <w:t>i</w:t>
        </w:r>
        <w:r>
          <w:rPr>
            <w:spacing w:val="-1"/>
            <w:w w:val="110"/>
          </w:rPr>
          <w:t>d</w:t>
        </w:r>
      </w:hyperlink>
      <w:r>
        <w:rPr>
          <w:spacing w:val="-1"/>
          <w:w w:val="110"/>
        </w:rPr>
        <w:tab/>
      </w:r>
      <w:r>
        <w:rPr>
          <w:w w:val="110"/>
        </w:rPr>
        <w:t>6</w:t>
      </w:r>
    </w:p>
    <w:p w14:paraId="458C4765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426"/>
      </w:pPr>
      <w:hyperlink w:anchor="_bookmark14" w:history="1">
        <w:r>
          <w:rPr>
            <w:spacing w:val="-1"/>
          </w:rPr>
          <w:t>Schematic</w:t>
        </w:r>
        <w:r>
          <w:rPr>
            <w:spacing w:val="18"/>
          </w:rPr>
          <w:t xml:space="preserve"> </w:t>
        </w:r>
        <w:r>
          <w:t>of</w:t>
        </w:r>
        <w:r>
          <w:rPr>
            <w:spacing w:val="18"/>
          </w:rPr>
          <w:t xml:space="preserve"> </w:t>
        </w:r>
        <w:r>
          <w:t>mass-loss</w:t>
        </w:r>
        <w:r>
          <w:rPr>
            <w:spacing w:val="18"/>
          </w:rPr>
          <w:t xml:space="preserve"> </w:t>
        </w:r>
        <w:r>
          <w:t>dimming</w:t>
        </w:r>
      </w:hyperlink>
      <w:r>
        <w:tab/>
        <w:t>12</w:t>
      </w:r>
    </w:p>
    <w:p w14:paraId="319BB7CC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16" w:history="1">
        <w:r>
          <w:rPr>
            <w:spacing w:val="-2"/>
            <w:w w:val="105"/>
          </w:rPr>
          <w:t>Sc</w:t>
        </w:r>
        <w:r>
          <w:rPr>
            <w:spacing w:val="-1"/>
            <w:w w:val="105"/>
          </w:rPr>
          <w:t>h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mat</w:t>
        </w:r>
        <w:r>
          <w:rPr>
            <w:spacing w:val="-2"/>
            <w:w w:val="105"/>
          </w:rPr>
          <w:t>ic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thermal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dimming</w:t>
        </w:r>
      </w:hyperlink>
      <w:r>
        <w:rPr>
          <w:w w:val="105"/>
        </w:rPr>
        <w:tab/>
        <w:t>13</w:t>
      </w:r>
    </w:p>
    <w:p w14:paraId="3DE6D93D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17" w:history="1">
        <w:r>
          <w:rPr>
            <w:spacing w:val="-1"/>
            <w:w w:val="105"/>
          </w:rPr>
          <w:t>Out</w:t>
        </w:r>
        <w:r>
          <w:rPr>
            <w:spacing w:val="-2"/>
            <w:w w:val="105"/>
          </w:rPr>
          <w:t>flow</w:t>
        </w:r>
        <w:r>
          <w:rPr>
            <w:spacing w:val="14"/>
            <w:w w:val="105"/>
          </w:rPr>
          <w:t xml:space="preserve"> </w:t>
        </w:r>
        <w:r>
          <w:rPr>
            <w:spacing w:val="-1"/>
            <w:w w:val="105"/>
          </w:rPr>
          <w:t>v</w:t>
        </w:r>
        <w:r>
          <w:rPr>
            <w:spacing w:val="-2"/>
            <w:w w:val="105"/>
          </w:rPr>
          <w:t>eloci</w:t>
        </w:r>
        <w:r>
          <w:rPr>
            <w:spacing w:val="-1"/>
            <w:w w:val="105"/>
          </w:rPr>
          <w:t>ty</w:t>
        </w:r>
        <w:r>
          <w:rPr>
            <w:spacing w:val="15"/>
            <w:w w:val="105"/>
          </w:rPr>
          <w:t xml:space="preserve"> </w:t>
        </w:r>
        <w:proofErr w:type="spellStart"/>
        <w:r>
          <w:rPr>
            <w:w w:val="105"/>
          </w:rPr>
          <w:t>vs</w:t>
        </w:r>
        <w:proofErr w:type="spellEnd"/>
        <w:r>
          <w:rPr>
            <w:spacing w:val="14"/>
            <w:w w:val="105"/>
          </w:rPr>
          <w:t xml:space="preserve"> </w:t>
        </w:r>
        <w:r>
          <w:rPr>
            <w:w w:val="105"/>
          </w:rPr>
          <w:t>temperature</w:t>
        </w:r>
      </w:hyperlink>
      <w:r>
        <w:rPr>
          <w:w w:val="105"/>
        </w:rPr>
        <w:tab/>
        <w:t>14</w:t>
      </w:r>
    </w:p>
    <w:p w14:paraId="5C28C19D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18" w:history="1">
        <w:r>
          <w:rPr>
            <w:w w:val="105"/>
          </w:rPr>
          <w:t>Dimming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dependence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on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temperature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in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EVE</w:t>
        </w:r>
      </w:hyperlink>
      <w:r>
        <w:rPr>
          <w:w w:val="105"/>
        </w:rPr>
        <w:tab/>
        <w:t>16</w:t>
      </w:r>
    </w:p>
    <w:p w14:paraId="229896AD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20" w:history="1">
        <w:r>
          <w:rPr>
            <w:spacing w:val="-2"/>
            <w:w w:val="105"/>
          </w:rPr>
          <w:t>Sc</w:t>
        </w:r>
        <w:r>
          <w:rPr>
            <w:spacing w:val="-1"/>
            <w:w w:val="105"/>
          </w:rPr>
          <w:t>h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mat</w:t>
        </w:r>
        <w:r>
          <w:rPr>
            <w:spacing w:val="-2"/>
            <w:w w:val="105"/>
          </w:rPr>
          <w:t>ic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obscuration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dimming</w:t>
        </w:r>
      </w:hyperlink>
      <w:r>
        <w:rPr>
          <w:w w:val="105"/>
        </w:rPr>
        <w:tab/>
        <w:t>17</w:t>
      </w:r>
    </w:p>
    <w:p w14:paraId="52D9413D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21" w:history="1">
        <w:r>
          <w:rPr>
            <w:w w:val="105"/>
          </w:rPr>
          <w:t>Photoionization</w:t>
        </w:r>
        <w:r>
          <w:rPr>
            <w:spacing w:val="14"/>
            <w:w w:val="105"/>
          </w:rPr>
          <w:t xml:space="preserve"> </w:t>
        </w:r>
        <w:r>
          <w:rPr>
            <w:spacing w:val="-2"/>
            <w:w w:val="105"/>
          </w:rPr>
          <w:t>c</w:t>
        </w:r>
        <w:r>
          <w:rPr>
            <w:spacing w:val="-1"/>
            <w:w w:val="105"/>
          </w:rPr>
          <w:t>r</w:t>
        </w:r>
        <w:r>
          <w:rPr>
            <w:spacing w:val="-2"/>
            <w:w w:val="105"/>
          </w:rPr>
          <w:t>oss-sec</w:t>
        </w:r>
        <w:r>
          <w:rPr>
            <w:spacing w:val="-1"/>
            <w:w w:val="105"/>
          </w:rPr>
          <w:t>t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on</w:t>
        </w:r>
        <w:r>
          <w:rPr>
            <w:spacing w:val="-2"/>
            <w:w w:val="105"/>
          </w:rPr>
          <w:t>s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for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H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He</w:t>
        </w:r>
      </w:hyperlink>
      <w:r>
        <w:rPr>
          <w:w w:val="105"/>
        </w:rPr>
        <w:tab/>
        <w:t>18</w:t>
      </w:r>
    </w:p>
    <w:p w14:paraId="73A8AB8E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23" w:history="1">
        <w:r>
          <w:rPr>
            <w:spacing w:val="-2"/>
            <w:w w:val="105"/>
          </w:rPr>
          <w:t>Sc</w:t>
        </w:r>
        <w:r>
          <w:rPr>
            <w:spacing w:val="-1"/>
            <w:w w:val="105"/>
          </w:rPr>
          <w:t>h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mat</w:t>
        </w:r>
        <w:r>
          <w:rPr>
            <w:spacing w:val="-2"/>
            <w:w w:val="105"/>
          </w:rPr>
          <w:t>ic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obscuration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dimming</w:t>
        </w:r>
      </w:hyperlink>
      <w:r>
        <w:rPr>
          <w:w w:val="105"/>
        </w:rPr>
        <w:tab/>
        <w:t>19</w:t>
      </w:r>
    </w:p>
    <w:p w14:paraId="28CA6418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27"/>
      </w:pPr>
      <w:hyperlink w:anchor="_bookmark25" w:history="1">
        <w:r>
          <w:rPr>
            <w:w w:val="105"/>
          </w:rPr>
          <w:t>Geometry</w:t>
        </w:r>
        <w:r>
          <w:rPr>
            <w:spacing w:val="15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5"/>
            <w:w w:val="105"/>
          </w:rPr>
          <w:t xml:space="preserve"> </w:t>
        </w:r>
        <w:proofErr w:type="spellStart"/>
        <w:r>
          <w:rPr>
            <w:w w:val="105"/>
          </w:rPr>
          <w:t>e</w:t>
        </w:r>
        <w:r>
          <w:rPr>
            <w:rFonts w:ascii="Apple Symbols" w:eastAsia="Apple Symbols" w:hAnsi="Apple Symbols" w:cs="Apple Symbols"/>
            <w:w w:val="105"/>
          </w:rPr>
          <w:t>↵</w:t>
        </w:r>
        <w:r>
          <w:rPr>
            <w:w w:val="105"/>
          </w:rPr>
          <w:t>ect</w:t>
        </w:r>
        <w:proofErr w:type="spellEnd"/>
        <w:r>
          <w:rPr>
            <w:spacing w:val="14"/>
            <w:w w:val="105"/>
          </w:rPr>
          <w:t xml:space="preserve"> </w:t>
        </w:r>
        <w:r>
          <w:rPr>
            <w:w w:val="105"/>
          </w:rPr>
          <w:t>of</w:t>
        </w:r>
        <w:r>
          <w:rPr>
            <w:spacing w:val="16"/>
            <w:w w:val="105"/>
          </w:rPr>
          <w:t xml:space="preserve"> </w:t>
        </w:r>
        <w:r>
          <w:rPr>
            <w:w w:val="105"/>
          </w:rPr>
          <w:t>Doppler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dimming</w:t>
        </w:r>
      </w:hyperlink>
      <w:r>
        <w:rPr>
          <w:rFonts w:cs="Times New Roman"/>
          <w:w w:val="105"/>
        </w:rPr>
        <w:tab/>
      </w:r>
      <w:r>
        <w:rPr>
          <w:w w:val="105"/>
        </w:rPr>
        <w:t>21</w:t>
      </w:r>
    </w:p>
    <w:p w14:paraId="776EA9C8" w14:textId="77777777" w:rsidR="00FB4955" w:rsidRDefault="00E6617D">
      <w:pPr>
        <w:pStyle w:val="BodyText"/>
        <w:numPr>
          <w:ilvl w:val="1"/>
          <w:numId w:val="7"/>
        </w:numPr>
        <w:tabs>
          <w:tab w:val="left" w:pos="930"/>
          <w:tab w:val="right" w:leader="dot" w:pos="9459"/>
        </w:tabs>
        <w:spacing w:before="219"/>
      </w:pPr>
      <w:hyperlink w:anchor="_bookmark26" w:history="1">
        <w:proofErr w:type="spellStart"/>
        <w:r>
          <w:rPr>
            <w:w w:val="105"/>
          </w:rPr>
          <w:t>Bandpass</w:t>
        </w:r>
        <w:proofErr w:type="spellEnd"/>
        <w:r>
          <w:rPr>
            <w:spacing w:val="14"/>
            <w:w w:val="105"/>
          </w:rPr>
          <w:t xml:space="preserve"> </w:t>
        </w:r>
        <w:r>
          <w:rPr>
            <w:spacing w:val="-1"/>
            <w:w w:val="105"/>
          </w:rPr>
          <w:t>d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mm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n</w:t>
        </w:r>
        <w:r>
          <w:rPr>
            <w:spacing w:val="-2"/>
            <w:w w:val="105"/>
          </w:rPr>
          <w:t>g</w:t>
        </w:r>
      </w:hyperlink>
      <w:r>
        <w:rPr>
          <w:spacing w:val="-2"/>
          <w:w w:val="105"/>
        </w:rPr>
        <w:tab/>
      </w:r>
      <w:r>
        <w:rPr>
          <w:w w:val="105"/>
        </w:rPr>
        <w:t>22</w:t>
      </w:r>
    </w:p>
    <w:p w14:paraId="6B745F48" w14:textId="77777777" w:rsidR="00FB4955" w:rsidRDefault="00E6617D">
      <w:pPr>
        <w:pStyle w:val="BodyText"/>
        <w:numPr>
          <w:ilvl w:val="1"/>
          <w:numId w:val="6"/>
        </w:numPr>
        <w:tabs>
          <w:tab w:val="left" w:pos="930"/>
          <w:tab w:val="right" w:leader="dot" w:pos="9459"/>
        </w:tabs>
        <w:spacing w:before="426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25</w:t>
      </w:r>
    </w:p>
    <w:p w14:paraId="6A783049" w14:textId="77777777" w:rsidR="00FB4955" w:rsidRDefault="00E6617D">
      <w:pPr>
        <w:pStyle w:val="BodyText"/>
        <w:numPr>
          <w:ilvl w:val="1"/>
          <w:numId w:val="6"/>
        </w:numPr>
        <w:tabs>
          <w:tab w:val="left" w:pos="930"/>
          <w:tab w:val="right" w:leader="dot" w:pos="9459"/>
        </w:tabs>
        <w:spacing w:before="227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25</w:t>
      </w:r>
    </w:p>
    <w:p w14:paraId="1FE14659" w14:textId="77777777" w:rsidR="00FB4955" w:rsidRDefault="00E6617D">
      <w:pPr>
        <w:pStyle w:val="BodyText"/>
        <w:numPr>
          <w:ilvl w:val="1"/>
          <w:numId w:val="5"/>
        </w:numPr>
        <w:tabs>
          <w:tab w:val="left" w:pos="930"/>
          <w:tab w:val="right" w:leader="dot" w:pos="9459"/>
        </w:tabs>
        <w:spacing w:before="426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29</w:t>
      </w:r>
    </w:p>
    <w:p w14:paraId="20549867" w14:textId="77777777" w:rsidR="00FB4955" w:rsidRDefault="00E6617D">
      <w:pPr>
        <w:pStyle w:val="BodyText"/>
        <w:numPr>
          <w:ilvl w:val="1"/>
          <w:numId w:val="5"/>
        </w:numPr>
        <w:tabs>
          <w:tab w:val="left" w:pos="930"/>
          <w:tab w:val="right" w:leader="dot" w:pos="9459"/>
        </w:tabs>
        <w:spacing w:before="227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29</w:t>
      </w:r>
    </w:p>
    <w:p w14:paraId="6867799D" w14:textId="77777777" w:rsidR="00FB4955" w:rsidRDefault="00E6617D">
      <w:pPr>
        <w:pStyle w:val="BodyText"/>
        <w:numPr>
          <w:ilvl w:val="1"/>
          <w:numId w:val="4"/>
        </w:numPr>
        <w:tabs>
          <w:tab w:val="left" w:pos="930"/>
          <w:tab w:val="right" w:leader="dot" w:pos="9459"/>
        </w:tabs>
        <w:spacing w:before="426"/>
        <w:jc w:val="left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33</w:t>
      </w:r>
    </w:p>
    <w:p w14:paraId="64B15FD6" w14:textId="77777777" w:rsidR="00FB4955" w:rsidRDefault="00FB4955">
      <w:pPr>
        <w:sectPr w:rsidR="00FB4955">
          <w:headerReference w:type="even" r:id="rId9"/>
          <w:pgSz w:w="12240" w:h="15840"/>
          <w:pgMar w:top="1500" w:right="1320" w:bottom="280" w:left="1340" w:header="0" w:footer="0" w:gutter="0"/>
          <w:cols w:space="720"/>
        </w:sectPr>
      </w:pPr>
    </w:p>
    <w:p w14:paraId="03B692DA" w14:textId="77777777" w:rsidR="00FB4955" w:rsidRDefault="00E6617D">
      <w:pPr>
        <w:pStyle w:val="BodyText"/>
        <w:numPr>
          <w:ilvl w:val="1"/>
          <w:numId w:val="4"/>
        </w:numPr>
        <w:tabs>
          <w:tab w:val="left" w:pos="610"/>
          <w:tab w:val="right" w:leader="dot" w:pos="9139"/>
        </w:tabs>
        <w:spacing w:before="316"/>
        <w:ind w:left="609"/>
        <w:jc w:val="left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33</w:t>
      </w:r>
    </w:p>
    <w:p w14:paraId="0E2C5D36" w14:textId="77777777" w:rsidR="00FB4955" w:rsidRDefault="00E6617D">
      <w:pPr>
        <w:pStyle w:val="BodyText"/>
        <w:numPr>
          <w:ilvl w:val="1"/>
          <w:numId w:val="3"/>
        </w:numPr>
        <w:tabs>
          <w:tab w:val="left" w:pos="610"/>
          <w:tab w:val="right" w:leader="dot" w:pos="9139"/>
        </w:tabs>
        <w:spacing w:before="426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37</w:t>
      </w:r>
    </w:p>
    <w:p w14:paraId="570093F1" w14:textId="77777777" w:rsidR="00FB4955" w:rsidRDefault="00E6617D">
      <w:pPr>
        <w:pStyle w:val="BodyText"/>
        <w:numPr>
          <w:ilvl w:val="1"/>
          <w:numId w:val="3"/>
        </w:numPr>
        <w:tabs>
          <w:tab w:val="left" w:pos="610"/>
          <w:tab w:val="right" w:leader="dot" w:pos="9139"/>
        </w:tabs>
        <w:spacing w:before="227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37</w:t>
      </w:r>
    </w:p>
    <w:p w14:paraId="4C386EA6" w14:textId="77777777" w:rsidR="00FB4955" w:rsidRDefault="00E6617D">
      <w:pPr>
        <w:pStyle w:val="BodyText"/>
        <w:numPr>
          <w:ilvl w:val="1"/>
          <w:numId w:val="2"/>
        </w:numPr>
        <w:tabs>
          <w:tab w:val="left" w:pos="610"/>
          <w:tab w:val="right" w:leader="dot" w:pos="9139"/>
        </w:tabs>
        <w:spacing w:before="426"/>
      </w:pPr>
      <w:hyperlink w:anchor="_bookmark3" w:history="1">
        <w:r>
          <w:rPr>
            <w:w w:val="105"/>
          </w:rPr>
          <w:t>Cylinder</w:t>
        </w:r>
        <w:r>
          <w:rPr>
            <w:spacing w:val="14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16"/>
            <w:w w:val="105"/>
          </w:rPr>
          <w:t xml:space="preserve"> 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asur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m</w:t>
        </w:r>
        <w:r>
          <w:rPr>
            <w:spacing w:val="-2"/>
            <w:w w:val="105"/>
          </w:rPr>
          <w:t>e</w:t>
        </w:r>
        <w:r>
          <w:rPr>
            <w:spacing w:val="-1"/>
            <w:w w:val="105"/>
          </w:rPr>
          <w:t>nt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41</w:t>
      </w:r>
    </w:p>
    <w:p w14:paraId="2BF9B7F0" w14:textId="77777777" w:rsidR="00FB4955" w:rsidRDefault="00E6617D">
      <w:pPr>
        <w:pStyle w:val="BodyText"/>
        <w:numPr>
          <w:ilvl w:val="1"/>
          <w:numId w:val="2"/>
        </w:numPr>
        <w:tabs>
          <w:tab w:val="left" w:pos="610"/>
          <w:tab w:val="right" w:leader="dot" w:pos="9139"/>
        </w:tabs>
        <w:spacing w:before="227"/>
      </w:pPr>
      <w:hyperlink w:anchor="_bookmark6" w:history="1">
        <w:r>
          <w:rPr>
            <w:w w:val="105"/>
          </w:rPr>
          <w:t>Bitmap</w:t>
        </w:r>
        <w:r>
          <w:rPr>
            <w:spacing w:val="15"/>
            <w:w w:val="105"/>
          </w:rPr>
          <w:t xml:space="preserve"> </w:t>
        </w:r>
        <w:r>
          <w:rPr>
            <w:spacing w:val="-2"/>
            <w:w w:val="105"/>
          </w:rPr>
          <w:t>i</w:t>
        </w:r>
        <w:r>
          <w:rPr>
            <w:spacing w:val="-1"/>
            <w:w w:val="105"/>
          </w:rPr>
          <w:t>mage</w:t>
        </w:r>
        <w:r>
          <w:rPr>
            <w:spacing w:val="-2"/>
            <w:w w:val="105"/>
          </w:rPr>
          <w:t>s</w:t>
        </w:r>
      </w:hyperlink>
      <w:r>
        <w:rPr>
          <w:spacing w:val="-2"/>
          <w:w w:val="105"/>
        </w:rPr>
        <w:tab/>
      </w:r>
      <w:r>
        <w:rPr>
          <w:w w:val="105"/>
        </w:rPr>
        <w:t>41</w:t>
      </w:r>
    </w:p>
    <w:p w14:paraId="26123FAA" w14:textId="77777777" w:rsidR="00FB4955" w:rsidRDefault="00FB4955">
      <w:pPr>
        <w:sectPr w:rsidR="00FB4955">
          <w:headerReference w:type="even" r:id="rId10"/>
          <w:pgSz w:w="12240" w:h="15840"/>
          <w:pgMar w:top="1340" w:right="1320" w:bottom="280" w:left="1660" w:header="1132" w:footer="0" w:gutter="0"/>
          <w:pgNumType w:start="10"/>
          <w:cols w:space="720"/>
        </w:sectPr>
      </w:pPr>
    </w:p>
    <w:p w14:paraId="25212F8E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A296A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837E48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906186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A5BEC" w14:textId="77777777" w:rsidR="00FB4955" w:rsidRDefault="00FB495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A54B86" w14:textId="77777777" w:rsidR="00FB4955" w:rsidRDefault="00E6617D">
      <w:pPr>
        <w:pStyle w:val="Heading1"/>
        <w:spacing w:before="187"/>
        <w:ind w:right="1069" w:firstLine="0"/>
        <w:jc w:val="center"/>
        <w:rPr>
          <w:b w:val="0"/>
          <w:bCs w:val="0"/>
        </w:rPr>
      </w:pPr>
      <w:bookmarkStart w:id="26" w:name="Mechanisms_and_Observational_Signatures_"/>
      <w:bookmarkStart w:id="27" w:name="_bookmark11"/>
      <w:bookmarkEnd w:id="26"/>
      <w:bookmarkEnd w:id="27"/>
      <w:r>
        <w:rPr>
          <w:w w:val="110"/>
        </w:rPr>
        <w:t xml:space="preserve">Chapter  </w:t>
      </w:r>
      <w:r>
        <w:rPr>
          <w:spacing w:val="1"/>
          <w:w w:val="110"/>
        </w:rPr>
        <w:t xml:space="preserve"> </w:t>
      </w:r>
      <w:r>
        <w:rPr>
          <w:w w:val="110"/>
        </w:rPr>
        <w:t>3</w:t>
      </w:r>
    </w:p>
    <w:p w14:paraId="604EFE89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187CA13" w14:textId="77777777" w:rsidR="00FB4955" w:rsidRDefault="00FB4955">
      <w:pPr>
        <w:spacing w:before="6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14:paraId="61602D51" w14:textId="77777777" w:rsidR="00FB4955" w:rsidRDefault="00E6617D">
      <w:pPr>
        <w:ind w:left="1051" w:right="106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pacing w:val="-1"/>
          <w:w w:val="110"/>
          <w:sz w:val="24"/>
        </w:rPr>
        <w:t>Mechanisms</w:t>
      </w:r>
      <w:r>
        <w:rPr>
          <w:rFonts w:ascii="Times New Roman"/>
          <w:b/>
          <w:spacing w:val="37"/>
          <w:w w:val="110"/>
          <w:sz w:val="24"/>
        </w:rPr>
        <w:t xml:space="preserve"> </w:t>
      </w:r>
      <w:r>
        <w:rPr>
          <w:rFonts w:ascii="Times New Roman"/>
          <w:b/>
          <w:w w:val="110"/>
          <w:sz w:val="24"/>
        </w:rPr>
        <w:t>and</w:t>
      </w:r>
      <w:r>
        <w:rPr>
          <w:rFonts w:ascii="Times New Roman"/>
          <w:b/>
          <w:spacing w:val="38"/>
          <w:w w:val="110"/>
          <w:sz w:val="24"/>
        </w:rPr>
        <w:t xml:space="preserve"> </w:t>
      </w:r>
      <w:r>
        <w:rPr>
          <w:rFonts w:ascii="Times New Roman"/>
          <w:b/>
          <w:spacing w:val="-3"/>
          <w:w w:val="110"/>
          <w:sz w:val="24"/>
        </w:rPr>
        <w:t>O</w:t>
      </w:r>
      <w:r>
        <w:rPr>
          <w:rFonts w:ascii="Times New Roman"/>
          <w:b/>
          <w:spacing w:val="-2"/>
          <w:w w:val="110"/>
          <w:sz w:val="24"/>
        </w:rPr>
        <w:t>bse</w:t>
      </w:r>
      <w:r>
        <w:rPr>
          <w:rFonts w:ascii="Times New Roman"/>
          <w:b/>
          <w:spacing w:val="-3"/>
          <w:w w:val="110"/>
          <w:sz w:val="24"/>
        </w:rPr>
        <w:t>r</w:t>
      </w:r>
      <w:r>
        <w:rPr>
          <w:rFonts w:ascii="Times New Roman"/>
          <w:b/>
          <w:spacing w:val="-2"/>
          <w:w w:val="110"/>
          <w:sz w:val="24"/>
        </w:rPr>
        <w:t>v</w:t>
      </w:r>
      <w:r>
        <w:rPr>
          <w:rFonts w:ascii="Times New Roman"/>
          <w:b/>
          <w:spacing w:val="-3"/>
          <w:w w:val="110"/>
          <w:sz w:val="24"/>
        </w:rPr>
        <w:t>a</w:t>
      </w:r>
      <w:r>
        <w:rPr>
          <w:rFonts w:ascii="Times New Roman"/>
          <w:b/>
          <w:spacing w:val="-2"/>
          <w:w w:val="110"/>
          <w:sz w:val="24"/>
        </w:rPr>
        <w:t>tional</w:t>
      </w:r>
      <w:r>
        <w:rPr>
          <w:rFonts w:ascii="Times New Roman"/>
          <w:b/>
          <w:spacing w:val="38"/>
          <w:w w:val="110"/>
          <w:sz w:val="24"/>
        </w:rPr>
        <w:t xml:space="preserve"> </w:t>
      </w:r>
      <w:r>
        <w:rPr>
          <w:rFonts w:ascii="Times New Roman"/>
          <w:b/>
          <w:w w:val="110"/>
          <w:sz w:val="24"/>
        </w:rPr>
        <w:t>Signatures</w:t>
      </w:r>
      <w:r>
        <w:rPr>
          <w:rFonts w:ascii="Times New Roman"/>
          <w:b/>
          <w:spacing w:val="38"/>
          <w:w w:val="110"/>
          <w:sz w:val="24"/>
        </w:rPr>
        <w:t xml:space="preserve"> </w:t>
      </w:r>
      <w:r>
        <w:rPr>
          <w:rFonts w:ascii="Times New Roman"/>
          <w:b/>
          <w:w w:val="110"/>
          <w:sz w:val="24"/>
        </w:rPr>
        <w:t>of</w:t>
      </w:r>
      <w:r>
        <w:rPr>
          <w:rFonts w:ascii="Times New Roman"/>
          <w:b/>
          <w:spacing w:val="38"/>
          <w:w w:val="110"/>
          <w:sz w:val="24"/>
        </w:rPr>
        <w:t xml:space="preserve"> </w:t>
      </w:r>
      <w:r>
        <w:rPr>
          <w:rFonts w:ascii="Times New Roman"/>
          <w:b/>
          <w:w w:val="110"/>
          <w:sz w:val="24"/>
        </w:rPr>
        <w:t>Coronal</w:t>
      </w:r>
      <w:r>
        <w:rPr>
          <w:rFonts w:ascii="Times New Roman"/>
          <w:b/>
          <w:spacing w:val="37"/>
          <w:w w:val="110"/>
          <w:sz w:val="24"/>
        </w:rPr>
        <w:t xml:space="preserve"> </w:t>
      </w:r>
      <w:r>
        <w:rPr>
          <w:rFonts w:ascii="Times New Roman"/>
          <w:b/>
          <w:w w:val="110"/>
          <w:sz w:val="24"/>
        </w:rPr>
        <w:t>Dimming</w:t>
      </w:r>
    </w:p>
    <w:p w14:paraId="41B76447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8EC831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7A2D5D2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F1A0D9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B46A38" w14:textId="77777777" w:rsidR="00FB4955" w:rsidRDefault="00E6617D">
      <w:pPr>
        <w:pStyle w:val="BodyText"/>
        <w:spacing w:before="155" w:line="453" w:lineRule="auto"/>
        <w:ind w:right="117" w:firstLine="576"/>
        <w:jc w:val="both"/>
      </w:pPr>
      <w:r>
        <w:rPr>
          <w:w w:val="105"/>
        </w:rPr>
        <w:t>This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hapt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tai</w:t>
      </w:r>
      <w:r>
        <w:rPr>
          <w:spacing w:val="-2"/>
          <w:w w:val="105"/>
        </w:rPr>
        <w:t>ls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coronal</w:t>
      </w:r>
      <w:r>
        <w:rPr>
          <w:spacing w:val="45"/>
          <w:w w:val="105"/>
        </w:rPr>
        <w:t xml:space="preserve"> </w:t>
      </w:r>
      <w:r>
        <w:rPr>
          <w:w w:val="105"/>
        </w:rPr>
        <w:t>dimming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onal</w:t>
      </w:r>
      <w:r>
        <w:rPr>
          <w:spacing w:val="45"/>
          <w:w w:val="105"/>
        </w:rPr>
        <w:t xml:space="preserve"> </w:t>
      </w:r>
      <w:r>
        <w:rPr>
          <w:w w:val="105"/>
        </w:rPr>
        <w:t>signatures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21"/>
        </w:rPr>
        <w:t xml:space="preserve"> </w:t>
      </w:r>
      <w:r>
        <w:rPr>
          <w:w w:val="105"/>
        </w:rPr>
        <w:t>result.</w:t>
      </w:r>
      <w:r>
        <w:rPr>
          <w:spacing w:val="48"/>
          <w:w w:val="105"/>
        </w:rPr>
        <w:t xml:space="preserve"> </w:t>
      </w: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al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many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</w:t>
      </w:r>
      <w:r>
        <w:rPr>
          <w:spacing w:val="-1"/>
          <w:w w:val="105"/>
        </w:rPr>
        <w:t>al</w:t>
      </w:r>
      <w:r>
        <w:rPr>
          <w:spacing w:val="13"/>
          <w:w w:val="105"/>
        </w:rPr>
        <w:t xml:space="preserve"> </w:t>
      </w:r>
      <w:r>
        <w:rPr>
          <w:w w:val="105"/>
        </w:rPr>
        <w:t>processes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lead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del w:id="28" w:author="Tom Woods" w:date="2016-01-17T13:21:00Z">
        <w:r w:rsidDel="00E6617D">
          <w:rPr>
            <w:w w:val="105"/>
          </w:rPr>
          <w:delText>uncareful</w:delText>
        </w:r>
        <w:r w:rsidDel="00E6617D">
          <w:rPr>
            <w:spacing w:val="12"/>
            <w:w w:val="105"/>
          </w:rPr>
          <w:delText xml:space="preserve"> </w:delText>
        </w:r>
      </w:del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iden</w:t>
      </w:r>
      <w:proofErr w:type="spellEnd"/>
      <w:r>
        <w:rPr>
          <w:w w:val="105"/>
        </w:rPr>
        <w:t>-</w:t>
      </w:r>
      <w:r>
        <w:rPr>
          <w:spacing w:val="47"/>
          <w:w w:val="99"/>
        </w:rPr>
        <w:t xml:space="preserve"> </w:t>
      </w:r>
      <w:proofErr w:type="spellStart"/>
      <w:r>
        <w:rPr>
          <w:w w:val="105"/>
        </w:rPr>
        <w:t>tifying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”dimming”,</w:t>
      </w:r>
      <w:r>
        <w:rPr>
          <w:spacing w:val="19"/>
          <w:w w:val="105"/>
        </w:rPr>
        <w:t xml:space="preserve"> </w:t>
      </w:r>
      <w:del w:id="29" w:author="Tom Woods" w:date="2016-01-17T13:22:00Z">
        <w:r w:rsidDel="00E6617D">
          <w:rPr>
            <w:spacing w:val="-3"/>
            <w:w w:val="105"/>
          </w:rPr>
          <w:delText>w</w:delText>
        </w:r>
        <w:r w:rsidDel="00E6617D">
          <w:rPr>
            <w:spacing w:val="-2"/>
            <w:w w:val="105"/>
          </w:rPr>
          <w:delText>h</w:delText>
        </w:r>
        <w:r w:rsidDel="00E6617D">
          <w:rPr>
            <w:spacing w:val="-3"/>
            <w:w w:val="105"/>
          </w:rPr>
          <w:delText>ic</w:delText>
        </w:r>
        <w:r w:rsidDel="00E6617D">
          <w:rPr>
            <w:spacing w:val="-2"/>
            <w:w w:val="105"/>
          </w:rPr>
          <w:delText>h</w:delText>
        </w:r>
        <w:r w:rsidDel="00E6617D">
          <w:rPr>
            <w:spacing w:val="17"/>
            <w:w w:val="105"/>
          </w:rPr>
          <w:delText xml:space="preserve"> </w:delText>
        </w:r>
        <w:r w:rsidDel="00E6617D">
          <w:rPr>
            <w:spacing w:val="-3"/>
            <w:w w:val="105"/>
          </w:rPr>
          <w:delText>may</w:delText>
        </w:r>
      </w:del>
      <w:ins w:id="30" w:author="Tom Woods" w:date="2016-01-17T13:22:00Z">
        <w:r>
          <w:rPr>
            <w:spacing w:val="-3"/>
            <w:w w:val="105"/>
          </w:rPr>
          <w:t>but a few processes</w:t>
        </w:r>
      </w:ins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w w:val="105"/>
        </w:rPr>
        <w:t>little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do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oronal</w:t>
      </w:r>
      <w:r>
        <w:rPr>
          <w:spacing w:val="17"/>
          <w:w w:val="105"/>
        </w:rPr>
        <w:t xml:space="preserve"> </w:t>
      </w:r>
      <w:r>
        <w:rPr>
          <w:w w:val="105"/>
        </w:rPr>
        <w:t>mass</w:t>
      </w:r>
      <w:r>
        <w:rPr>
          <w:spacing w:val="17"/>
          <w:w w:val="105"/>
        </w:rPr>
        <w:t xml:space="preserve"> </w:t>
      </w:r>
      <w:r>
        <w:rPr>
          <w:w w:val="105"/>
        </w:rPr>
        <w:t>ejection</w:t>
      </w:r>
      <w:r>
        <w:rPr>
          <w:spacing w:val="17"/>
          <w:w w:val="105"/>
        </w:rPr>
        <w:t xml:space="preserve"> </w:t>
      </w:r>
      <w:r>
        <w:rPr>
          <w:w w:val="105"/>
        </w:rPr>
        <w:t>(CME).</w:t>
      </w:r>
      <w:r>
        <w:rPr>
          <w:spacing w:val="17"/>
          <w:w w:val="105"/>
        </w:rPr>
        <w:t xml:space="preserve"> </w:t>
      </w:r>
      <w:r>
        <w:rPr>
          <w:spacing w:val="-3"/>
          <w:w w:val="105"/>
        </w:rPr>
        <w:t>Trad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onal</w:t>
      </w:r>
      <w:r>
        <w:rPr>
          <w:spacing w:val="-4"/>
          <w:w w:val="105"/>
        </w:rPr>
        <w:t>l</w:t>
      </w:r>
      <w:r>
        <w:rPr>
          <w:spacing w:val="-3"/>
          <w:w w:val="105"/>
        </w:rPr>
        <w:t>y,</w:t>
      </w:r>
      <w:r>
        <w:rPr>
          <w:spacing w:val="39"/>
          <w:w w:val="109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term</w:t>
      </w:r>
      <w:r>
        <w:rPr>
          <w:spacing w:val="22"/>
          <w:w w:val="105"/>
        </w:rPr>
        <w:t xml:space="preserve"> </w:t>
      </w:r>
      <w:r>
        <w:rPr>
          <w:w w:val="105"/>
        </w:rPr>
        <w:t>”coronal</w:t>
      </w:r>
      <w:r>
        <w:rPr>
          <w:spacing w:val="21"/>
          <w:w w:val="105"/>
        </w:rPr>
        <w:t xml:space="preserve"> </w:t>
      </w:r>
      <w:r>
        <w:rPr>
          <w:w w:val="105"/>
        </w:rPr>
        <w:t>dimming”</w:t>
      </w:r>
      <w:r>
        <w:rPr>
          <w:spacing w:val="22"/>
          <w:w w:val="105"/>
        </w:rPr>
        <w:t xml:space="preserve"> </w:t>
      </w:r>
      <w:r>
        <w:rPr>
          <w:w w:val="105"/>
        </w:rPr>
        <w:t>has</w:t>
      </w:r>
      <w:r>
        <w:rPr>
          <w:spacing w:val="23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ee</w:t>
      </w:r>
      <w:r>
        <w:rPr>
          <w:w w:val="105"/>
        </w:rPr>
        <w:t>n</w:t>
      </w:r>
      <w:r>
        <w:rPr>
          <w:spacing w:val="21"/>
          <w:w w:val="105"/>
        </w:rPr>
        <w:t xml:space="preserve"> </w:t>
      </w:r>
      <w:r>
        <w:rPr>
          <w:w w:val="105"/>
        </w:rPr>
        <w:t>assumed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refer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oi</w:t>
      </w:r>
      <w:r>
        <w:rPr>
          <w:spacing w:val="-2"/>
          <w:w w:val="105"/>
        </w:rPr>
        <w:t>d</w:t>
      </w:r>
      <w:r>
        <w:rPr>
          <w:spacing w:val="21"/>
          <w:w w:val="105"/>
        </w:rPr>
        <w:t xml:space="preserve"> </w:t>
      </w:r>
      <w:r>
        <w:rPr>
          <w:w w:val="105"/>
        </w:rPr>
        <w:t>left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orona</w:t>
      </w:r>
      <w:r>
        <w:rPr>
          <w:spacing w:val="23"/>
          <w:w w:val="105"/>
        </w:rPr>
        <w:t xml:space="preserve"> </w:t>
      </w:r>
      <w:r>
        <w:rPr>
          <w:w w:val="105"/>
        </w:rPr>
        <w:t>after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CME</w:t>
      </w:r>
      <w:r>
        <w:rPr>
          <w:spacing w:val="29"/>
          <w:w w:val="110"/>
        </w:rPr>
        <w:t xml:space="preserve"> </w:t>
      </w:r>
      <w:r>
        <w:rPr>
          <w:w w:val="105"/>
        </w:rPr>
        <w:t>departs.</w:t>
      </w:r>
      <w:r>
        <w:rPr>
          <w:spacing w:val="46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cause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tran</w:t>
      </w:r>
      <w:r>
        <w:rPr>
          <w:spacing w:val="-2"/>
          <w:w w:val="105"/>
        </w:rPr>
        <w:t>sie</w:t>
      </w:r>
      <w:r>
        <w:rPr>
          <w:spacing w:val="-1"/>
          <w:w w:val="105"/>
        </w:rPr>
        <w:t>nt</w:t>
      </w:r>
      <w:r>
        <w:rPr>
          <w:spacing w:val="19"/>
          <w:w w:val="105"/>
        </w:rPr>
        <w:t xml:space="preserve"> </w:t>
      </w:r>
      <w:r>
        <w:rPr>
          <w:w w:val="105"/>
        </w:rPr>
        <w:t>hole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corona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greatest</w:t>
      </w:r>
      <w:r>
        <w:rPr>
          <w:spacing w:val="19"/>
          <w:w w:val="105"/>
        </w:rPr>
        <w:t xml:space="preserve"> </w:t>
      </w:r>
      <w:r>
        <w:rPr>
          <w:w w:val="105"/>
        </w:rPr>
        <w:t>concern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space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14"/>
          <w:w w:val="105"/>
        </w:rPr>
        <w:t xml:space="preserve"> </w:t>
      </w:r>
      <w:r>
        <w:rPr>
          <w:w w:val="105"/>
        </w:rPr>
        <w:t>forecasters.</w:t>
      </w:r>
      <w:r>
        <w:rPr>
          <w:spacing w:val="50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</w:t>
      </w:r>
      <w:r>
        <w:rPr>
          <w:spacing w:val="-2"/>
          <w:w w:val="105"/>
        </w:rPr>
        <w:t>gi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4"/>
          <w:w w:val="105"/>
        </w:rPr>
        <w:t xml:space="preserve"> </w:t>
      </w:r>
      <w:r>
        <w:rPr>
          <w:w w:val="105"/>
        </w:rPr>
        <w:t>temperatures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(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ommon</w:t>
      </w:r>
      <w:r>
        <w:rPr>
          <w:spacing w:val="14"/>
          <w:w w:val="105"/>
        </w:rPr>
        <w:t xml:space="preserve"> </w:t>
      </w:r>
      <w:r>
        <w:rPr>
          <w:w w:val="105"/>
        </w:rPr>
        <w:t>during</w:t>
      </w:r>
      <w:r>
        <w:rPr>
          <w:spacing w:val="14"/>
          <w:w w:val="105"/>
        </w:rPr>
        <w:t xml:space="preserve"> </w:t>
      </w:r>
      <w:r>
        <w:rPr>
          <w:w w:val="105"/>
        </w:rPr>
        <w:t>solar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)</w:t>
      </w:r>
      <w:r>
        <w:rPr>
          <w:spacing w:val="15"/>
          <w:w w:val="105"/>
        </w:rPr>
        <w:t xml:space="preserve"> </w:t>
      </w:r>
      <w:r>
        <w:rPr>
          <w:w w:val="105"/>
        </w:rPr>
        <w:t>cause</w:t>
      </w:r>
      <w:r>
        <w:rPr>
          <w:spacing w:val="43"/>
          <w:w w:val="99"/>
        </w:rPr>
        <w:t xml:space="preserve"> </w:t>
      </w:r>
      <w:r>
        <w:rPr>
          <w:w w:val="105"/>
        </w:rPr>
        <w:t>ionization</w:t>
      </w:r>
      <w:r>
        <w:rPr>
          <w:spacing w:val="19"/>
          <w:w w:val="105"/>
        </w:rPr>
        <w:t xml:space="preserve"> </w:t>
      </w:r>
      <w:r>
        <w:rPr>
          <w:w w:val="105"/>
        </w:rPr>
        <w:t>fraction</w:t>
      </w:r>
      <w:r>
        <w:rPr>
          <w:spacing w:val="20"/>
          <w:w w:val="105"/>
        </w:rPr>
        <w:t xml:space="preserve"> </w:t>
      </w:r>
      <w:r>
        <w:rPr>
          <w:w w:val="105"/>
        </w:rPr>
        <w:t>shifting,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some</w:t>
      </w:r>
      <w:r>
        <w:rPr>
          <w:spacing w:val="19"/>
          <w:w w:val="105"/>
        </w:rPr>
        <w:t xml:space="preserve"> </w:t>
      </w:r>
      <w:r>
        <w:rPr>
          <w:w w:val="105"/>
        </w:rPr>
        <w:t>emissions</w:t>
      </w:r>
      <w:r>
        <w:rPr>
          <w:spacing w:val="20"/>
          <w:w w:val="105"/>
        </w:rPr>
        <w:t xml:space="preserve"> </w:t>
      </w:r>
      <w:r>
        <w:rPr>
          <w:w w:val="105"/>
        </w:rPr>
        <w:t>dimming</w:t>
      </w:r>
      <w:r>
        <w:rPr>
          <w:spacing w:val="20"/>
          <w:w w:val="105"/>
        </w:rPr>
        <w:t xml:space="preserve"> </w:t>
      </w:r>
      <w:r>
        <w:rPr>
          <w:w w:val="105"/>
        </w:rPr>
        <w:t>while</w:t>
      </w:r>
      <w:r>
        <w:rPr>
          <w:spacing w:val="21"/>
          <w:w w:val="105"/>
        </w:rPr>
        <w:t xml:space="preserve"> </w:t>
      </w:r>
      <w:r>
        <w:rPr>
          <w:w w:val="105"/>
        </w:rPr>
        <w:t>others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n.</w:t>
      </w:r>
      <w:r>
        <w:rPr>
          <w:spacing w:val="52"/>
          <w:w w:val="105"/>
        </w:rPr>
        <w:t xml:space="preserve"> </w:t>
      </w:r>
      <w:r>
        <w:rPr>
          <w:w w:val="105"/>
        </w:rPr>
        <w:t>Addition-</w:t>
      </w:r>
      <w:r>
        <w:rPr>
          <w:spacing w:val="22"/>
          <w:w w:val="99"/>
        </w:rPr>
        <w:t xml:space="preserve"> </w:t>
      </w:r>
      <w:r>
        <w:rPr>
          <w:spacing w:val="-4"/>
          <w:w w:val="105"/>
        </w:rPr>
        <w:t>al</w:t>
      </w:r>
      <w:r>
        <w:rPr>
          <w:spacing w:val="-5"/>
          <w:w w:val="105"/>
        </w:rPr>
        <w:t>ly</w:t>
      </w:r>
      <w:r>
        <w:rPr>
          <w:spacing w:val="-4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dark</w:t>
      </w:r>
      <w:r>
        <w:rPr>
          <w:spacing w:val="27"/>
          <w:w w:val="105"/>
        </w:rPr>
        <w:t xml:space="preserve"> </w:t>
      </w:r>
      <w:r>
        <w:rPr>
          <w:w w:val="105"/>
        </w:rPr>
        <w:t>material</w:t>
      </w:r>
      <w:r>
        <w:rPr>
          <w:spacing w:val="26"/>
          <w:w w:val="105"/>
        </w:rPr>
        <w:t xml:space="preserve"> </w:t>
      </w:r>
      <w:r>
        <w:rPr>
          <w:w w:val="105"/>
        </w:rPr>
        <w:t>(e.g.,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fil</w:t>
      </w:r>
      <w:r>
        <w:rPr>
          <w:spacing w:val="-1"/>
          <w:w w:val="105"/>
        </w:rPr>
        <w:t>am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nt)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5"/>
        </w:rPr>
        <w:t xml:space="preserve"> </w:t>
      </w:r>
      <w:r>
        <w:rPr>
          <w:w w:val="105"/>
        </w:rPr>
        <w:t>pass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ins w:id="31" w:author="Tom Woods" w:date="2016-01-17T13:24:00Z">
        <w:r w:rsidR="003E20ED">
          <w:rPr>
            <w:spacing w:val="26"/>
            <w:w w:val="105"/>
          </w:rPr>
          <w:t xml:space="preserve">lower </w:t>
        </w:r>
      </w:ins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27"/>
          <w:w w:val="105"/>
        </w:rPr>
        <w:t xml:space="preserve"> </w:t>
      </w:r>
      <w:r>
        <w:rPr>
          <w:w w:val="105"/>
        </w:rPr>
        <w:t>region</w:t>
      </w:r>
      <w:r>
        <w:rPr>
          <w:spacing w:val="26"/>
          <w:w w:val="105"/>
        </w:rPr>
        <w:t xml:space="preserve"> </w:t>
      </w:r>
      <w:r>
        <w:rPr>
          <w:w w:val="105"/>
        </w:rPr>
        <w:t>(e.g.,</w:t>
      </w:r>
      <w:r>
        <w:rPr>
          <w:spacing w:val="28"/>
          <w:w w:val="105"/>
        </w:rPr>
        <w:t xml:space="preserve"> </w:t>
      </w:r>
      <w:r>
        <w:rPr>
          <w:w w:val="105"/>
        </w:rPr>
        <w:t>flaring</w:t>
      </w:r>
      <w:r>
        <w:rPr>
          <w:spacing w:val="26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w w:val="105"/>
        </w:rPr>
        <w:t>)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causing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tran</w:t>
      </w:r>
      <w:r>
        <w:rPr>
          <w:spacing w:val="-2"/>
          <w:w w:val="105"/>
        </w:rPr>
        <w:t>sie</w:t>
      </w:r>
      <w:r>
        <w:rPr>
          <w:spacing w:val="-1"/>
          <w:w w:val="105"/>
        </w:rPr>
        <w:t>nt</w:t>
      </w:r>
      <w:r>
        <w:rPr>
          <w:spacing w:val="25"/>
          <w:w w:val="105"/>
        </w:rPr>
        <w:t xml:space="preserve"> </w:t>
      </w:r>
      <w:r>
        <w:rPr>
          <w:w w:val="105"/>
        </w:rPr>
        <w:t>dip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emission.</w:t>
      </w:r>
      <w:r>
        <w:rPr>
          <w:spacing w:val="3"/>
          <w:w w:val="105"/>
        </w:rPr>
        <w:t xml:space="preserve"> </w:t>
      </w:r>
      <w:r>
        <w:rPr>
          <w:w w:val="105"/>
        </w:rPr>
        <w:t>Third,</w:t>
      </w:r>
      <w:r>
        <w:rPr>
          <w:spacing w:val="26"/>
          <w:w w:val="105"/>
        </w:rPr>
        <w:t xml:space="preserve"> </w:t>
      </w:r>
      <w:r>
        <w:rPr>
          <w:w w:val="105"/>
        </w:rPr>
        <w:t>solar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</w:t>
      </w:r>
      <w:r>
        <w:rPr>
          <w:spacing w:val="-3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sometimes</w:t>
      </w:r>
      <w:r>
        <w:rPr>
          <w:spacing w:val="25"/>
          <w:w w:val="105"/>
        </w:rPr>
        <w:t xml:space="preserve"> </w:t>
      </w:r>
      <w:r>
        <w:rPr>
          <w:spacing w:val="-3"/>
          <w:w w:val="105"/>
        </w:rPr>
        <w:t>hav</w:t>
      </w:r>
      <w:r>
        <w:rPr>
          <w:spacing w:val="-4"/>
          <w:w w:val="105"/>
        </w:rPr>
        <w:t>e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associ</w:t>
      </w:r>
      <w:proofErr w:type="spellEnd"/>
      <w:r>
        <w:rPr>
          <w:w w:val="105"/>
        </w:rPr>
        <w:t>-</w:t>
      </w:r>
      <w:r>
        <w:rPr>
          <w:spacing w:val="29"/>
          <w:w w:val="99"/>
        </w:rPr>
        <w:t xml:space="preserve"> </w:t>
      </w:r>
      <w:proofErr w:type="spellStart"/>
      <w:r>
        <w:rPr>
          <w:w w:val="105"/>
        </w:rPr>
        <w:t>ated</w:t>
      </w:r>
      <w:proofErr w:type="spellEnd"/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propagate</w:t>
      </w:r>
      <w:r>
        <w:rPr>
          <w:spacing w:val="22"/>
          <w:w w:val="105"/>
        </w:rPr>
        <w:t xml:space="preserve"> </w:t>
      </w:r>
      <w:r>
        <w:rPr>
          <w:w w:val="105"/>
        </w:rPr>
        <w:t>across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solar</w:t>
      </w:r>
      <w:r>
        <w:rPr>
          <w:spacing w:val="23"/>
          <w:w w:val="105"/>
        </w:rPr>
        <w:t xml:space="preserve"> </w:t>
      </w:r>
      <w:r>
        <w:rPr>
          <w:w w:val="105"/>
        </w:rPr>
        <w:t>disk.</w:t>
      </w:r>
      <w:r>
        <w:rPr>
          <w:spacing w:val="51"/>
          <w:w w:val="105"/>
        </w:rPr>
        <w:t xml:space="preserve"> </w:t>
      </w:r>
      <w:r>
        <w:rPr>
          <w:w w:val="105"/>
        </w:rPr>
        <w:t>These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23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narr</w:t>
      </w:r>
      <w:r>
        <w:rPr>
          <w:spacing w:val="-3"/>
          <w:w w:val="105"/>
        </w:rPr>
        <w:t>ow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br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ght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ront</w:t>
      </w:r>
      <w:r>
        <w:rPr>
          <w:spacing w:val="-2"/>
          <w:w w:val="105"/>
        </w:rPr>
        <w:t>s</w:t>
      </w:r>
      <w:r>
        <w:rPr>
          <w:spacing w:val="2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trailing</w:t>
      </w:r>
      <w:r>
        <w:rPr>
          <w:spacing w:val="17"/>
          <w:w w:val="105"/>
        </w:rPr>
        <w:t xml:space="preserve"> </w:t>
      </w:r>
      <w:r>
        <w:rPr>
          <w:w w:val="105"/>
        </w:rPr>
        <w:t>dark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egi</w:t>
      </w:r>
      <w:r>
        <w:rPr>
          <w:spacing w:val="-1"/>
          <w:w w:val="105"/>
        </w:rPr>
        <w:t>on.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trailing</w:t>
      </w:r>
      <w:r>
        <w:rPr>
          <w:spacing w:val="18"/>
          <w:w w:val="105"/>
        </w:rPr>
        <w:t xml:space="preserve"> </w:t>
      </w:r>
      <w:r>
        <w:rPr>
          <w:w w:val="105"/>
        </w:rPr>
        <w:t>dark</w:t>
      </w:r>
      <w:r>
        <w:rPr>
          <w:spacing w:val="16"/>
          <w:w w:val="105"/>
        </w:rPr>
        <w:t xml:space="preserve"> </w:t>
      </w:r>
      <w:r>
        <w:rPr>
          <w:w w:val="105"/>
        </w:rPr>
        <w:t>region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another</w:t>
      </w:r>
      <w:r>
        <w:rPr>
          <w:spacing w:val="16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ach</w:t>
      </w:r>
      <w:r>
        <w:rPr>
          <w:spacing w:val="-3"/>
          <w:w w:val="105"/>
        </w:rPr>
        <w:t>ie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tran</w:t>
      </w:r>
      <w:r>
        <w:rPr>
          <w:spacing w:val="-2"/>
          <w:w w:val="105"/>
        </w:rPr>
        <w:t>sie</w:t>
      </w:r>
      <w:r>
        <w:rPr>
          <w:spacing w:val="-1"/>
          <w:w w:val="105"/>
        </w:rPr>
        <w:t>nt</w:t>
      </w:r>
      <w:r>
        <w:rPr>
          <w:spacing w:val="18"/>
          <w:w w:val="105"/>
        </w:rPr>
        <w:t xml:space="preserve"> </w:t>
      </w:r>
      <w:r>
        <w:rPr>
          <w:w w:val="105"/>
        </w:rPr>
        <w:t>dimming</w:t>
      </w:r>
      <w:r>
        <w:rPr>
          <w:spacing w:val="25"/>
          <w:w w:val="99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emission.</w:t>
      </w:r>
      <w:r>
        <w:rPr>
          <w:spacing w:val="34"/>
          <w:w w:val="105"/>
        </w:rPr>
        <w:t xml:space="preserve"> </w:t>
      </w:r>
      <w:r>
        <w:rPr>
          <w:w w:val="105"/>
        </w:rPr>
        <w:t>Next,</w:t>
      </w:r>
      <w:r>
        <w:rPr>
          <w:spacing w:val="39"/>
          <w:w w:val="105"/>
        </w:rPr>
        <w:t xml:space="preserve"> </w:t>
      </w:r>
      <w:r>
        <w:rPr>
          <w:w w:val="105"/>
        </w:rPr>
        <w:t>there</w:t>
      </w:r>
      <w:r>
        <w:rPr>
          <w:spacing w:val="36"/>
          <w:w w:val="105"/>
        </w:rPr>
        <w:t xml:space="preserve"> </w:t>
      </w:r>
      <w:r>
        <w:rPr>
          <w:w w:val="105"/>
        </w:rPr>
        <w:t>are</w:t>
      </w:r>
      <w:r>
        <w:rPr>
          <w:spacing w:val="35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36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ys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Doppler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ects</w:t>
      </w:r>
      <w:proofErr w:type="spellEnd"/>
      <w:r>
        <w:rPr>
          <w:spacing w:val="35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w w:val="105"/>
        </w:rPr>
        <w:t>cause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tran</w:t>
      </w:r>
      <w:r>
        <w:rPr>
          <w:spacing w:val="-2"/>
          <w:w w:val="105"/>
        </w:rPr>
        <w:t>sie</w:t>
      </w:r>
      <w:r>
        <w:rPr>
          <w:spacing w:val="-1"/>
          <w:w w:val="105"/>
        </w:rPr>
        <w:t>nt</w:t>
      </w:r>
      <w:r>
        <w:rPr>
          <w:spacing w:val="36"/>
          <w:w w:val="105"/>
        </w:rPr>
        <w:t xml:space="preserve"> </w:t>
      </w:r>
      <w:r>
        <w:rPr>
          <w:w w:val="105"/>
        </w:rPr>
        <w:t>dips</w:t>
      </w:r>
      <w:r>
        <w:rPr>
          <w:spacing w:val="35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emission.</w:t>
      </w:r>
      <w:r>
        <w:rPr>
          <w:spacing w:val="29"/>
          <w:w w:val="109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first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al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d</w:t>
      </w:r>
      <w:r>
        <w:rPr>
          <w:spacing w:val="5"/>
          <w:w w:val="105"/>
        </w:rPr>
        <w:t xml:space="preserve"> </w:t>
      </w:r>
      <w:r>
        <w:rPr>
          <w:w w:val="105"/>
        </w:rPr>
        <w:t>Doppler</w:t>
      </w:r>
      <w:r>
        <w:rPr>
          <w:spacing w:val="5"/>
          <w:w w:val="105"/>
        </w:rPr>
        <w:t xml:space="preserve"> </w:t>
      </w:r>
      <w:r>
        <w:rPr>
          <w:w w:val="105"/>
        </w:rPr>
        <w:t>dimming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results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fast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plasma</w:t>
      </w:r>
      <w:r>
        <w:rPr>
          <w:spacing w:val="5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ei</w:t>
      </w:r>
      <w:r>
        <w:rPr>
          <w:w w:val="105"/>
        </w:rPr>
        <w:t>n</w:t>
      </w:r>
      <w:r>
        <w:rPr>
          <w:spacing w:val="1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 w:eastAsia="Apple Symbols" w:hAnsi="Apple Symbols" w:cs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Doppler-</w:t>
      </w:r>
      <w:r>
        <w:rPr>
          <w:spacing w:val="33"/>
          <w:w w:val="99"/>
        </w:rPr>
        <w:t xml:space="preserve"> </w:t>
      </w:r>
      <w:r>
        <w:rPr>
          <w:w w:val="105"/>
        </w:rPr>
        <w:t>shifted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reduce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onant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uor</w:t>
      </w:r>
      <w:r>
        <w:rPr>
          <w:spacing w:val="-2"/>
          <w:w w:val="105"/>
        </w:rPr>
        <w:t>esce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solar</w:t>
      </w:r>
      <w:r>
        <w:rPr>
          <w:spacing w:val="4"/>
          <w:w w:val="105"/>
        </w:rPr>
        <w:t xml:space="preserve"> </w:t>
      </w:r>
      <w:r>
        <w:rPr>
          <w:w w:val="105"/>
        </w:rPr>
        <w:t>emission</w:t>
      </w:r>
      <w:r>
        <w:rPr>
          <w:spacing w:val="3"/>
          <w:w w:val="105"/>
        </w:rPr>
        <w:t xml:space="preserve"> </w:t>
      </w:r>
      <w:r>
        <w:rPr>
          <w:w w:val="105"/>
        </w:rPr>
        <w:t>line</w:t>
      </w:r>
      <w:r>
        <w:rPr>
          <w:spacing w:val="2"/>
          <w:w w:val="105"/>
        </w:rPr>
        <w:t xml:space="preserve"> </w:t>
      </w:r>
      <w:r>
        <w:rPr>
          <w:w w:val="105"/>
        </w:rPr>
        <w:t>sources;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proofErr w:type="gramStart"/>
      <w:r>
        <w:rPr>
          <w:spacing w:val="-1"/>
          <w:w w:val="105"/>
        </w:rPr>
        <w:t>ph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nom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non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proofErr w:type="gramEnd"/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9"/>
        </w:rPr>
        <w:t xml:space="preserve"> </w:t>
      </w:r>
      <w:r>
        <w:rPr>
          <w:w w:val="105"/>
        </w:rPr>
        <w:t>independent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angle.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second</w:t>
      </w:r>
      <w:r>
        <w:rPr>
          <w:spacing w:val="17"/>
          <w:w w:val="105"/>
        </w:rPr>
        <w:t xml:space="preserve"> </w:t>
      </w:r>
      <w:r>
        <w:rPr>
          <w:spacing w:val="1"/>
          <w:w w:val="105"/>
        </w:rPr>
        <w:t>occ</w:t>
      </w:r>
      <w:r>
        <w:rPr>
          <w:w w:val="105"/>
        </w:rPr>
        <w:t>ur</w:t>
      </w:r>
      <w:r>
        <w:rPr>
          <w:spacing w:val="1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if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plasma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17"/>
          <w:w w:val="105"/>
        </w:rPr>
        <w:t xml:space="preserve"> </w:t>
      </w:r>
      <w:r>
        <w:rPr>
          <w:w w:val="105"/>
        </w:rPr>
        <w:t>fast</w:t>
      </w:r>
      <w:r>
        <w:rPr>
          <w:spacing w:val="16"/>
          <w:w w:val="105"/>
        </w:rPr>
        <w:t xml:space="preserve"> </w:t>
      </w:r>
      <w:r>
        <w:rPr>
          <w:w w:val="105"/>
        </w:rPr>
        <w:t>enough</w:t>
      </w:r>
      <w:r>
        <w:rPr>
          <w:spacing w:val="31"/>
          <w:w w:val="104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e-of-si</w:t>
      </w:r>
      <w:r>
        <w:rPr>
          <w:spacing w:val="-1"/>
          <w:w w:val="105"/>
        </w:rPr>
        <w:t>ght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shift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emissions</w:t>
      </w:r>
      <w:r>
        <w:rPr>
          <w:spacing w:val="10"/>
          <w:w w:val="105"/>
        </w:rPr>
        <w:t xml:space="preserve"> </w:t>
      </w:r>
      <w:r>
        <w:rPr>
          <w:w w:val="105"/>
        </w:rPr>
        <w:t>outside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bandpass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0"/>
          <w:w w:val="105"/>
        </w:rPr>
        <w:t xml:space="preserve"> </w:t>
      </w:r>
      <w:r>
        <w:rPr>
          <w:w w:val="105"/>
        </w:rPr>
        <w:t>observing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nt,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spacing w:val="-5"/>
          <w:w w:val="105"/>
        </w:rPr>
        <w:t>we</w:t>
      </w:r>
      <w:r>
        <w:rPr>
          <w:spacing w:val="33"/>
          <w:w w:val="99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0"/>
          <w:w w:val="105"/>
        </w:rPr>
        <w:t xml:space="preserve"> </w:t>
      </w:r>
      <w:r>
        <w:rPr>
          <w:w w:val="105"/>
        </w:rPr>
        <w:t>named</w:t>
      </w:r>
      <w:r>
        <w:rPr>
          <w:spacing w:val="20"/>
          <w:w w:val="105"/>
        </w:rPr>
        <w:t xml:space="preserve"> </w:t>
      </w:r>
      <w:r>
        <w:rPr>
          <w:w w:val="105"/>
        </w:rPr>
        <w:t>”</w:t>
      </w:r>
      <w:proofErr w:type="spellStart"/>
      <w:r>
        <w:rPr>
          <w:w w:val="105"/>
        </w:rPr>
        <w:t>bandpass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dimming”.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ntal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ifie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ach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these</w:t>
      </w:r>
      <w:r>
        <w:rPr>
          <w:spacing w:val="20"/>
          <w:w w:val="105"/>
        </w:rPr>
        <w:t xml:space="preserve"> </w:t>
      </w:r>
      <w:r>
        <w:rPr>
          <w:w w:val="105"/>
        </w:rPr>
        <w:t>types</w:t>
      </w:r>
      <w:r>
        <w:rPr>
          <w:spacing w:val="33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theoretically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rvab</w:t>
      </w:r>
      <w:r>
        <w:rPr>
          <w:spacing w:val="-3"/>
          <w:w w:val="105"/>
        </w:rPr>
        <w:t>le</w:t>
      </w:r>
      <w:r>
        <w:rPr>
          <w:spacing w:val="16"/>
          <w:w w:val="105"/>
        </w:rPr>
        <w:t xml:space="preserve"> </w:t>
      </w:r>
      <w:r>
        <w:rPr>
          <w:w w:val="105"/>
        </w:rPr>
        <w:t>dimming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summarized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Tab</w:t>
      </w:r>
      <w:r>
        <w:rPr>
          <w:spacing w:val="-5"/>
          <w:w w:val="105"/>
        </w:rPr>
        <w:t>le</w:t>
      </w:r>
      <w:r>
        <w:rPr>
          <w:spacing w:val="17"/>
          <w:w w:val="105"/>
        </w:rPr>
        <w:t xml:space="preserve"> </w:t>
      </w:r>
      <w:hyperlink w:anchor="_bookmark12" w:history="1">
        <w:r>
          <w:rPr>
            <w:w w:val="105"/>
          </w:rPr>
          <w:t>3.1</w:t>
        </w:r>
      </w:hyperlink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discussed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detail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99"/>
        </w:rPr>
        <w:t xml:space="preserve"> </w:t>
      </w:r>
      <w:r>
        <w:rPr>
          <w:w w:val="105"/>
        </w:rPr>
        <w:t>sections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.</w:t>
      </w:r>
    </w:p>
    <w:p w14:paraId="205BA177" w14:textId="77777777" w:rsidR="00FB4955" w:rsidRDefault="00FB4955">
      <w:pPr>
        <w:spacing w:line="453" w:lineRule="auto"/>
        <w:jc w:val="both"/>
        <w:sectPr w:rsidR="00FB4955">
          <w:headerReference w:type="even" r:id="rId11"/>
          <w:pgSz w:w="12240" w:h="15840"/>
          <w:pgMar w:top="1500" w:right="1320" w:bottom="280" w:left="1340" w:header="0" w:footer="0" w:gutter="0"/>
          <w:cols w:space="720"/>
        </w:sectPr>
      </w:pPr>
    </w:p>
    <w:p w14:paraId="764E11C4" w14:textId="77777777" w:rsidR="00FB4955" w:rsidRDefault="00E6617D">
      <w:pPr>
        <w:pStyle w:val="BodyText"/>
        <w:spacing w:before="91"/>
        <w:ind w:left="614"/>
      </w:pPr>
      <w:bookmarkStart w:id="32" w:name="_bookmark13"/>
      <w:bookmarkStart w:id="33" w:name="Mass-loss_Dimming"/>
      <w:bookmarkEnd w:id="32"/>
      <w:bookmarkEnd w:id="33"/>
      <w:r>
        <w:rPr>
          <w:spacing w:val="-4"/>
          <w:w w:val="105"/>
        </w:rPr>
        <w:lastRenderedPageBreak/>
        <w:t>Tab</w:t>
      </w:r>
      <w:r>
        <w:rPr>
          <w:spacing w:val="-5"/>
          <w:w w:val="105"/>
        </w:rPr>
        <w:t>le</w:t>
      </w:r>
      <w:r>
        <w:rPr>
          <w:spacing w:val="17"/>
          <w:w w:val="105"/>
        </w:rPr>
        <w:t xml:space="preserve"> </w:t>
      </w:r>
      <w:r>
        <w:rPr>
          <w:w w:val="105"/>
        </w:rPr>
        <w:t>3.1:</w:t>
      </w:r>
      <w:r>
        <w:rPr>
          <w:spacing w:val="43"/>
          <w:w w:val="105"/>
        </w:rPr>
        <w:t xml:space="preserve"> </w:t>
      </w:r>
      <w:bookmarkStart w:id="34" w:name="_bookmark12"/>
      <w:bookmarkEnd w:id="34"/>
      <w:r>
        <w:rPr>
          <w:w w:val="105"/>
        </w:rPr>
        <w:t>Summary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</w:t>
      </w:r>
      <w:r>
        <w:rPr>
          <w:spacing w:val="-1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w w:val="105"/>
        </w:rPr>
        <w:t>processes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manifest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8"/>
          <w:w w:val="105"/>
        </w:rPr>
        <w:t xml:space="preserve"> </w:t>
      </w:r>
      <w:r>
        <w:rPr>
          <w:w w:val="105"/>
        </w:rPr>
        <w:t>dimming</w:t>
      </w:r>
    </w:p>
    <w:p w14:paraId="2C0C8D9B" w14:textId="77777777" w:rsidR="00FB4955" w:rsidRDefault="00FB4955">
      <w:pPr>
        <w:spacing w:before="1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6"/>
        <w:gridCol w:w="2507"/>
        <w:gridCol w:w="2507"/>
        <w:gridCol w:w="2507"/>
      </w:tblGrid>
      <w:tr w:rsidR="00FB4955" w14:paraId="02396169" w14:textId="77777777">
        <w:trPr>
          <w:trHeight w:hRule="exact" w:val="570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19" w:space="0" w:color="000000"/>
              <w:right w:val="single" w:sz="3" w:space="0" w:color="000000"/>
            </w:tcBorders>
          </w:tcPr>
          <w:p w14:paraId="78A14175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10"/>
              </w:rPr>
              <w:t>Short</w:t>
            </w:r>
          </w:p>
          <w:p w14:paraId="5D5910A6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Name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19" w:space="0" w:color="000000"/>
              <w:right w:val="single" w:sz="3" w:space="0" w:color="000000"/>
            </w:tcBorders>
          </w:tcPr>
          <w:p w14:paraId="3CE0A6EB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  <w:w w:val="105"/>
              </w:rPr>
              <w:t>Phy</w:t>
            </w:r>
            <w:r>
              <w:rPr>
                <w:rFonts w:ascii="Times New Roman"/>
                <w:spacing w:val="-2"/>
                <w:w w:val="105"/>
              </w:rPr>
              <w:t>sic</w:t>
            </w:r>
            <w:r>
              <w:rPr>
                <w:rFonts w:ascii="Times New Roman"/>
                <w:spacing w:val="-1"/>
                <w:w w:val="105"/>
              </w:rPr>
              <w:t>al</w:t>
            </w:r>
            <w:r>
              <w:rPr>
                <w:rFonts w:ascii="Times New Roman"/>
                <w:spacing w:val="29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Process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19" w:space="0" w:color="000000"/>
              <w:right w:val="single" w:sz="3" w:space="0" w:color="000000"/>
            </w:tcBorders>
          </w:tcPr>
          <w:p w14:paraId="11704D75" w14:textId="77777777" w:rsidR="00FB4955" w:rsidRDefault="00E6617D">
            <w:pPr>
              <w:pStyle w:val="TableParagraph"/>
              <w:tabs>
                <w:tab w:val="left" w:pos="1066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EVE</w:t>
            </w:r>
            <w:r>
              <w:rPr>
                <w:rFonts w:ascii="Times New Roman"/>
                <w:w w:val="105"/>
              </w:rPr>
              <w:tab/>
            </w:r>
            <w:ins w:id="35" w:author="Tom Woods" w:date="2016-01-17T13:29:00Z">
              <w:r w:rsidR="003E20ED">
                <w:rPr>
                  <w:rFonts w:ascii="Times New Roman"/>
                  <w:w w:val="105"/>
                </w:rPr>
                <w:t xml:space="preserve">Full-Disk </w:t>
              </w:r>
            </w:ins>
            <w:r>
              <w:rPr>
                <w:rFonts w:ascii="Times New Roman"/>
                <w:spacing w:val="-1"/>
                <w:w w:val="105"/>
              </w:rPr>
              <w:t>Ob</w:t>
            </w:r>
            <w:r>
              <w:rPr>
                <w:rFonts w:ascii="Times New Roman"/>
                <w:spacing w:val="-2"/>
                <w:w w:val="105"/>
              </w:rPr>
              <w:t>se</w:t>
            </w:r>
            <w:r>
              <w:rPr>
                <w:rFonts w:ascii="Times New Roman"/>
                <w:spacing w:val="-1"/>
                <w:w w:val="105"/>
              </w:rPr>
              <w:t>rvat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onal</w:t>
            </w:r>
          </w:p>
          <w:p w14:paraId="1C582AF1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  <w:w w:val="105"/>
              </w:rPr>
              <w:t>Ident</w:t>
            </w:r>
            <w:r>
              <w:rPr>
                <w:rFonts w:ascii="Times New Roman"/>
                <w:spacing w:val="-2"/>
                <w:w w:val="105"/>
              </w:rPr>
              <w:t>ifi</w:t>
            </w:r>
            <w:r>
              <w:rPr>
                <w:rFonts w:ascii="Times New Roman"/>
                <w:spacing w:val="-1"/>
                <w:w w:val="105"/>
              </w:rPr>
              <w:t>er</w:t>
            </w:r>
            <w:r>
              <w:rPr>
                <w:rFonts w:ascii="Times New Roman"/>
                <w:spacing w:val="-2"/>
                <w:w w:val="105"/>
              </w:rPr>
              <w:t>s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19" w:space="0" w:color="000000"/>
              <w:right w:val="single" w:sz="3" w:space="0" w:color="000000"/>
            </w:tcBorders>
          </w:tcPr>
          <w:p w14:paraId="7D74242F" w14:textId="77777777" w:rsidR="00FB4955" w:rsidRDefault="00E6617D">
            <w:pPr>
              <w:pStyle w:val="TableParagraph"/>
              <w:tabs>
                <w:tab w:val="left" w:pos="1066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AIA</w:t>
            </w:r>
            <w:r>
              <w:rPr>
                <w:rFonts w:ascii="Times New Roman"/>
              </w:rPr>
              <w:tab/>
            </w:r>
            <w:ins w:id="36" w:author="Tom Woods" w:date="2016-01-17T13:29:00Z">
              <w:r w:rsidR="003E20ED">
                <w:rPr>
                  <w:rFonts w:ascii="Times New Roman"/>
                </w:rPr>
                <w:t xml:space="preserve">Imaging </w:t>
              </w:r>
            </w:ins>
            <w:r>
              <w:rPr>
                <w:rFonts w:ascii="Times New Roman"/>
                <w:spacing w:val="-1"/>
                <w:w w:val="105"/>
              </w:rPr>
              <w:t>Ob</w:t>
            </w:r>
            <w:r>
              <w:rPr>
                <w:rFonts w:ascii="Times New Roman"/>
                <w:spacing w:val="-2"/>
                <w:w w:val="105"/>
              </w:rPr>
              <w:t>se</w:t>
            </w:r>
            <w:r>
              <w:rPr>
                <w:rFonts w:ascii="Times New Roman"/>
                <w:spacing w:val="-1"/>
                <w:w w:val="105"/>
              </w:rPr>
              <w:t>rvat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onal</w:t>
            </w:r>
          </w:p>
          <w:p w14:paraId="6B9D0799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1"/>
                <w:w w:val="105"/>
              </w:rPr>
              <w:t>Ident</w:t>
            </w:r>
            <w:r>
              <w:rPr>
                <w:rFonts w:ascii="Times New Roman"/>
                <w:spacing w:val="-2"/>
                <w:w w:val="105"/>
              </w:rPr>
              <w:t>ifi</w:t>
            </w:r>
            <w:r>
              <w:rPr>
                <w:rFonts w:ascii="Times New Roman"/>
                <w:spacing w:val="-1"/>
                <w:w w:val="105"/>
              </w:rPr>
              <w:t>er</w:t>
            </w:r>
            <w:r>
              <w:rPr>
                <w:rFonts w:ascii="Times New Roman"/>
                <w:spacing w:val="-2"/>
                <w:w w:val="105"/>
              </w:rPr>
              <w:t>s</w:t>
            </w:r>
          </w:p>
        </w:tc>
      </w:tr>
      <w:tr w:rsidR="00FB4955" w14:paraId="65BB87DC" w14:textId="77777777">
        <w:trPr>
          <w:trHeight w:hRule="exact" w:val="1654"/>
        </w:trPr>
        <w:tc>
          <w:tcPr>
            <w:tcW w:w="1316" w:type="dxa"/>
            <w:tcBorders>
              <w:top w:val="single" w:sz="1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5AB11D" w14:textId="77777777" w:rsidR="00FB4955" w:rsidRDefault="00E6617D">
            <w:pPr>
              <w:pStyle w:val="TableParagraph"/>
              <w:tabs>
                <w:tab w:val="left" w:pos="850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Mass</w:t>
            </w:r>
            <w:r>
              <w:rPr>
                <w:rFonts w:ascii="Times New Roman"/>
              </w:rPr>
              <w:tab/>
              <w:t>loss</w:t>
            </w:r>
          </w:p>
          <w:p w14:paraId="284999AE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14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1)</w:t>
            </w:r>
          </w:p>
        </w:tc>
        <w:tc>
          <w:tcPr>
            <w:tcW w:w="2507" w:type="dxa"/>
            <w:tcBorders>
              <w:top w:val="single" w:sz="1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99613C" w14:textId="77777777" w:rsidR="00FB4955" w:rsidRDefault="00E6617D">
            <w:pPr>
              <w:pStyle w:val="TableParagraph"/>
              <w:tabs>
                <w:tab w:val="left" w:pos="1153"/>
                <w:tab w:val="left" w:pos="1583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Ejection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rFonts w:ascii="Times New Roman"/>
                <w:w w:val="95"/>
              </w:rPr>
              <w:t>of</w:t>
            </w:r>
            <w:r>
              <w:rPr>
                <w:rFonts w:ascii="Times New Roman"/>
                <w:w w:val="95"/>
              </w:rPr>
              <w:tab/>
            </w:r>
            <w:r>
              <w:rPr>
                <w:rFonts w:ascii="Times New Roman"/>
                <w:w w:val="105"/>
              </w:rPr>
              <w:t>emitting</w:t>
            </w:r>
          </w:p>
          <w:p w14:paraId="5933F70A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plasma</w:t>
            </w:r>
            <w:proofErr w:type="gramEnd"/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from</w:t>
            </w:r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corona</w:t>
            </w:r>
          </w:p>
        </w:tc>
        <w:tc>
          <w:tcPr>
            <w:tcW w:w="2507" w:type="dxa"/>
            <w:tcBorders>
              <w:top w:val="single" w:sz="1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9915F9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2"/>
                <w:w w:val="105"/>
              </w:rPr>
              <w:t>Si</w:t>
            </w:r>
            <w:r>
              <w:rPr>
                <w:rFonts w:ascii="Times New Roman"/>
                <w:spacing w:val="-1"/>
                <w:w w:val="105"/>
              </w:rPr>
              <w:t>mu</w:t>
            </w:r>
            <w:r>
              <w:rPr>
                <w:rFonts w:ascii="Times New Roman"/>
                <w:spacing w:val="-2"/>
                <w:w w:val="105"/>
              </w:rPr>
              <w:t>l</w:t>
            </w:r>
            <w:r>
              <w:rPr>
                <w:rFonts w:ascii="Times New Roman"/>
                <w:spacing w:val="-1"/>
                <w:w w:val="105"/>
              </w:rPr>
              <w:t>tan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ou</w:t>
            </w:r>
            <w:r>
              <w:rPr>
                <w:rFonts w:ascii="Times New Roman"/>
                <w:spacing w:val="-2"/>
                <w:w w:val="105"/>
              </w:rPr>
              <w:t>s</w:t>
            </w:r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55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nt</w:t>
            </w:r>
            <w:r>
              <w:rPr>
                <w:rFonts w:ascii="Times New Roman"/>
                <w:spacing w:val="-3"/>
                <w:w w:val="105"/>
              </w:rPr>
              <w:t>e</w:t>
            </w:r>
            <w:r>
              <w:rPr>
                <w:rFonts w:ascii="Times New Roman"/>
                <w:spacing w:val="-2"/>
                <w:w w:val="105"/>
              </w:rPr>
              <w:t>n</w:t>
            </w:r>
            <w:r>
              <w:rPr>
                <w:rFonts w:ascii="Times New Roman"/>
                <w:spacing w:val="-3"/>
                <w:w w:val="105"/>
              </w:rPr>
              <w:t>si</w:t>
            </w:r>
            <w:r>
              <w:rPr>
                <w:rFonts w:ascii="Times New Roman"/>
                <w:spacing w:val="-2"/>
                <w:w w:val="105"/>
              </w:rPr>
              <w:t>ty</w:t>
            </w:r>
          </w:p>
          <w:p w14:paraId="40ECB50B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decrease</w:t>
            </w:r>
            <w:proofErr w:type="gramEnd"/>
            <w:r>
              <w:rPr>
                <w:rFonts w:ascii="Times New Roman"/>
                <w:spacing w:val="3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32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mu</w:t>
            </w:r>
            <w:r>
              <w:rPr>
                <w:rFonts w:ascii="Times New Roman"/>
                <w:spacing w:val="-2"/>
                <w:w w:val="105"/>
              </w:rPr>
              <w:t>l</w:t>
            </w:r>
            <w:r>
              <w:rPr>
                <w:rFonts w:ascii="Times New Roman"/>
                <w:spacing w:val="-1"/>
                <w:w w:val="105"/>
              </w:rPr>
              <w:t>t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p</w:t>
            </w:r>
            <w:r>
              <w:rPr>
                <w:rFonts w:ascii="Times New Roman"/>
                <w:spacing w:val="-2"/>
                <w:w w:val="105"/>
              </w:rPr>
              <w:t>le</w:t>
            </w:r>
            <w:r>
              <w:rPr>
                <w:rFonts w:ascii="Times New Roman"/>
                <w:spacing w:val="21"/>
                <w:w w:val="99"/>
              </w:rPr>
              <w:t xml:space="preserve"> </w:t>
            </w:r>
            <w:r>
              <w:rPr>
                <w:rFonts w:ascii="Times New Roman"/>
                <w:w w:val="105"/>
              </w:rPr>
              <w:t>coronal</w:t>
            </w:r>
            <w:r>
              <w:rPr>
                <w:rFonts w:ascii="Times New Roman"/>
                <w:spacing w:val="8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  <w:r>
              <w:rPr>
                <w:rFonts w:ascii="Times New Roman"/>
                <w:spacing w:val="1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lines,</w:t>
            </w:r>
            <w:r>
              <w:rPr>
                <w:rFonts w:ascii="Times New Roman"/>
                <w:w w:val="109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4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percentage</w:t>
            </w:r>
            <w:r>
              <w:rPr>
                <w:rFonts w:ascii="Times New Roman"/>
                <w:spacing w:val="4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de-</w:t>
            </w:r>
            <w:r>
              <w:rPr>
                <w:rFonts w:ascii="Times New Roman"/>
                <w:w w:val="99"/>
              </w:rPr>
              <w:t xml:space="preserve"> </w:t>
            </w:r>
            <w:r>
              <w:rPr>
                <w:rFonts w:ascii="Times New Roman"/>
                <w:w w:val="105"/>
              </w:rPr>
              <w:t>crease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nd</w:t>
            </w:r>
            <w:r>
              <w:rPr>
                <w:rFonts w:ascii="Times New Roman"/>
                <w:spacing w:val="-2"/>
                <w:w w:val="105"/>
              </w:rPr>
              <w:t>ic</w:t>
            </w:r>
            <w:r>
              <w:rPr>
                <w:rFonts w:ascii="Times New Roman"/>
                <w:spacing w:val="-1"/>
                <w:w w:val="105"/>
              </w:rPr>
              <w:t>at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v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of</w:t>
            </w:r>
            <w:r>
              <w:rPr>
                <w:rFonts w:ascii="Times New Roman"/>
                <w:spacing w:val="24"/>
                <w:w w:val="95"/>
              </w:rPr>
              <w:t xml:space="preserve"> </w:t>
            </w:r>
            <w:r>
              <w:rPr>
                <w:rFonts w:ascii="Times New Roman"/>
                <w:w w:val="105"/>
              </w:rPr>
              <w:t>percentage</w:t>
            </w:r>
            <w:r>
              <w:rPr>
                <w:rFonts w:ascii="Times New Roman"/>
                <w:spacing w:val="2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mass</w:t>
            </w:r>
            <w:r>
              <w:rPr>
                <w:rFonts w:ascii="Times New Roman"/>
                <w:spacing w:val="2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lost</w:t>
            </w:r>
          </w:p>
        </w:tc>
        <w:tc>
          <w:tcPr>
            <w:tcW w:w="2507" w:type="dxa"/>
            <w:tcBorders>
              <w:top w:val="single" w:sz="19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EA3AB1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10"/>
              </w:rPr>
              <w:t>Area</w:t>
            </w:r>
            <w:r>
              <w:rPr>
                <w:rFonts w:ascii="Times New Roman"/>
                <w:spacing w:val="17"/>
                <w:w w:val="110"/>
              </w:rPr>
              <w:t xml:space="preserve"> </w:t>
            </w:r>
            <w:r>
              <w:rPr>
                <w:rFonts w:ascii="Times New Roman"/>
                <w:spacing w:val="-5"/>
                <w:w w:val="110"/>
              </w:rPr>
              <w:t>ove</w:t>
            </w:r>
            <w:r>
              <w:rPr>
                <w:rFonts w:ascii="Times New Roman"/>
                <w:spacing w:val="-4"/>
                <w:w w:val="110"/>
              </w:rPr>
              <w:t>r</w:t>
            </w:r>
            <w:r>
              <w:rPr>
                <w:rFonts w:ascii="Times New Roman"/>
                <w:spacing w:val="17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and</w:t>
            </w:r>
            <w:r>
              <w:rPr>
                <w:rFonts w:ascii="Times New Roman"/>
                <w:spacing w:val="17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near</w:t>
            </w:r>
            <w:r>
              <w:rPr>
                <w:rFonts w:ascii="Times New Roman"/>
                <w:spacing w:val="17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the</w:t>
            </w:r>
          </w:p>
          <w:p w14:paraId="5BDA6E04" w14:textId="77777777" w:rsidR="00FB4955" w:rsidRDefault="00E6617D">
            <w:pPr>
              <w:pStyle w:val="TableParagraph"/>
              <w:spacing w:before="18" w:line="257" w:lineRule="auto"/>
              <w:ind w:left="115" w:right="113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erupting</w:t>
            </w:r>
            <w:proofErr w:type="gramEnd"/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act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v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region</w:t>
            </w:r>
            <w:r>
              <w:rPr>
                <w:rFonts w:ascii="Times New Roman"/>
                <w:spacing w:val="20"/>
                <w:w w:val="104"/>
              </w:rPr>
              <w:t xml:space="preserve"> </w:t>
            </w:r>
            <w:r>
              <w:rPr>
                <w:rFonts w:ascii="Times New Roman"/>
                <w:w w:val="105"/>
              </w:rPr>
              <w:t>(AR)</w:t>
            </w:r>
            <w:r>
              <w:rPr>
                <w:rFonts w:ascii="Times New Roman"/>
                <w:spacing w:val="47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dark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s</w:t>
            </w:r>
          </w:p>
        </w:tc>
      </w:tr>
      <w:tr w:rsidR="00FB4955" w14:paraId="7F84DFAB" w14:textId="77777777">
        <w:trPr>
          <w:trHeight w:hRule="exact" w:val="2447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57FF27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10"/>
              </w:rPr>
              <w:t>Thermal</w:t>
            </w:r>
          </w:p>
          <w:p w14:paraId="58E45B26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16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2)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89B4CB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Heating  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 xml:space="preserve">raises  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ioniza</w:t>
            </w:r>
            <w:proofErr w:type="spellEnd"/>
            <w:r>
              <w:rPr>
                <w:rFonts w:ascii="Times New Roman"/>
                <w:w w:val="105"/>
              </w:rPr>
              <w:t>-</w:t>
            </w:r>
          </w:p>
          <w:p w14:paraId="7CE9B07A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/>
                <w:w w:val="105"/>
              </w:rPr>
              <w:t>tion</w:t>
            </w:r>
            <w:proofErr w:type="spellEnd"/>
            <w:proofErr w:type="gramEnd"/>
            <w:r>
              <w:rPr>
                <w:rFonts w:ascii="Times New Roman"/>
                <w:spacing w:val="3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states</w:t>
            </w:r>
            <w:r>
              <w:rPr>
                <w:rFonts w:ascii="Times New Roman"/>
                <w:spacing w:val="3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(e.g.,</w:t>
            </w:r>
            <w:r>
              <w:rPr>
                <w:rFonts w:ascii="Times New Roman"/>
                <w:spacing w:val="3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a</w:t>
            </w:r>
            <w:r>
              <w:rPr>
                <w:rFonts w:ascii="Times New Roman"/>
                <w:spacing w:val="35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frac</w:t>
            </w:r>
            <w:proofErr w:type="spellEnd"/>
            <w:r>
              <w:rPr>
                <w:rFonts w:ascii="Times New Roman"/>
                <w:w w:val="105"/>
              </w:rPr>
              <w:t>-</w:t>
            </w:r>
            <w:r>
              <w:rPr>
                <w:rFonts w:ascii="Times New Roman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tion</w:t>
            </w:r>
            <w:proofErr w:type="spellEnd"/>
            <w:r>
              <w:rPr>
                <w:rFonts w:ascii="Times New Roman"/>
                <w:spacing w:val="5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of</w:t>
            </w:r>
            <w:r>
              <w:rPr>
                <w:rFonts w:ascii="Times New Roman"/>
                <w:spacing w:val="52"/>
                <w:w w:val="105"/>
              </w:rPr>
              <w:t xml:space="preserve"> </w:t>
            </w:r>
            <w:r>
              <w:rPr>
                <w:rFonts w:ascii="Times New Roman"/>
                <w:spacing w:val="-9"/>
                <w:w w:val="105"/>
              </w:rPr>
              <w:t>F</w:t>
            </w:r>
            <w:r>
              <w:rPr>
                <w:rFonts w:ascii="Times New Roman"/>
                <w:spacing w:val="-10"/>
                <w:w w:val="105"/>
              </w:rPr>
              <w:t>e</w:t>
            </w:r>
            <w:r>
              <w:rPr>
                <w:rFonts w:ascii="Times New Roman"/>
                <w:spacing w:val="5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IX</w:t>
            </w:r>
            <w:r>
              <w:rPr>
                <w:rFonts w:ascii="Times New Roman"/>
                <w:spacing w:val="5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becomes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  <w:spacing w:val="-9"/>
                <w:w w:val="105"/>
              </w:rPr>
              <w:t>F</w:t>
            </w:r>
            <w:r>
              <w:rPr>
                <w:rFonts w:ascii="Times New Roman"/>
                <w:spacing w:val="-10"/>
                <w:w w:val="105"/>
              </w:rPr>
              <w:t>e</w:t>
            </w:r>
            <w:r>
              <w:rPr>
                <w:rFonts w:ascii="Times New Roman"/>
                <w:spacing w:val="2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X);</w:t>
            </w:r>
            <w:r>
              <w:rPr>
                <w:rFonts w:ascii="Times New Roman"/>
                <w:spacing w:val="2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cooling</w:t>
            </w:r>
            <w:r>
              <w:rPr>
                <w:rFonts w:ascii="Times New Roman"/>
                <w:spacing w:val="2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d</w:t>
            </w:r>
            <w:r>
              <w:rPr>
                <w:rFonts w:ascii="Times New Roman"/>
                <w:spacing w:val="1"/>
                <w:w w:val="105"/>
              </w:rPr>
              <w:t>oes</w:t>
            </w:r>
            <w:r>
              <w:rPr>
                <w:rFonts w:ascii="Times New Roman"/>
                <w:spacing w:val="2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the</w:t>
            </w:r>
            <w:r>
              <w:rPr>
                <w:rFonts w:ascii="Times New Roman"/>
                <w:spacing w:val="28"/>
                <w:w w:val="99"/>
              </w:rPr>
              <w:t xml:space="preserve"> </w:t>
            </w:r>
            <w:r>
              <w:rPr>
                <w:rFonts w:ascii="Times New Roman"/>
                <w:w w:val="105"/>
              </w:rPr>
              <w:t>opposite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242545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Heating: </w:t>
            </w:r>
            <w:r>
              <w:rPr>
                <w:rFonts w:ascii="Times New Roman"/>
                <w:spacing w:val="3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  <w:r>
              <w:rPr>
                <w:rFonts w:ascii="Times New Roman"/>
                <w:spacing w:val="3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loss</w:t>
            </w:r>
          </w:p>
          <w:p w14:paraId="01B67FBE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in</w:t>
            </w:r>
            <w:proofErr w:type="gramEnd"/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lines</w:t>
            </w:r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13"/>
                <w:w w:val="105"/>
              </w:rPr>
              <w:t xml:space="preserve"> </w:t>
            </w:r>
            <w:r>
              <w:rPr>
                <w:rFonts w:ascii="Times New Roman"/>
                <w:spacing w:val="-4"/>
                <w:w w:val="105"/>
              </w:rPr>
              <w:t>lowe</w:t>
            </w:r>
            <w:r>
              <w:rPr>
                <w:rFonts w:ascii="Times New Roman"/>
                <w:spacing w:val="-3"/>
                <w:w w:val="105"/>
              </w:rPr>
              <w:t>r</w:t>
            </w:r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</w:t>
            </w:r>
            <w:r>
              <w:rPr>
                <w:rFonts w:ascii="Times New Roman"/>
                <w:spacing w:val="1"/>
                <w:w w:val="105"/>
              </w:rPr>
              <w:t>e</w:t>
            </w:r>
            <w:r>
              <w:rPr>
                <w:rFonts w:ascii="Times New Roman"/>
                <w:w w:val="105"/>
              </w:rPr>
              <w:t>ak</w:t>
            </w:r>
            <w:r>
              <w:rPr>
                <w:rFonts w:ascii="Times New Roman"/>
                <w:spacing w:val="24"/>
                <w:w w:val="107"/>
              </w:rPr>
              <w:t xml:space="preserve"> </w:t>
            </w:r>
            <w:r>
              <w:rPr>
                <w:rFonts w:ascii="Times New Roman"/>
                <w:w w:val="105"/>
              </w:rPr>
              <w:t>formation</w:t>
            </w:r>
            <w:r>
              <w:rPr>
                <w:rFonts w:ascii="Times New Roman"/>
                <w:spacing w:val="2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temperatures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  <w:w w:val="105"/>
              </w:rPr>
              <w:t>and</w:t>
            </w:r>
            <w:r>
              <w:rPr>
                <w:rFonts w:ascii="Times New Roman"/>
                <w:spacing w:val="4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near</w:t>
            </w:r>
            <w:r>
              <w:rPr>
                <w:rFonts w:ascii="Times New Roman"/>
                <w:spacing w:val="41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si</w:t>
            </w:r>
            <w:r>
              <w:rPr>
                <w:rFonts w:ascii="Times New Roman"/>
                <w:spacing w:val="-1"/>
                <w:w w:val="105"/>
              </w:rPr>
              <w:t>mu</w:t>
            </w:r>
            <w:r>
              <w:rPr>
                <w:rFonts w:ascii="Times New Roman"/>
                <w:spacing w:val="-2"/>
                <w:w w:val="105"/>
              </w:rPr>
              <w:t>l</w:t>
            </w:r>
            <w:r>
              <w:rPr>
                <w:rFonts w:ascii="Times New Roman"/>
                <w:spacing w:val="-1"/>
                <w:w w:val="105"/>
              </w:rPr>
              <w:t>tan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ou</w:t>
            </w:r>
            <w:r>
              <w:rPr>
                <w:rFonts w:ascii="Times New Roman"/>
                <w:spacing w:val="-2"/>
                <w:w w:val="105"/>
              </w:rPr>
              <w:t>s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  <w:r>
              <w:rPr>
                <w:rFonts w:ascii="Times New Roman"/>
                <w:spacing w:val="2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gain</w:t>
            </w:r>
            <w:r>
              <w:rPr>
                <w:rFonts w:ascii="Times New Roman"/>
                <w:spacing w:val="2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2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lines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higher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</w:t>
            </w:r>
            <w:r>
              <w:rPr>
                <w:rFonts w:ascii="Times New Roman"/>
                <w:spacing w:val="1"/>
                <w:w w:val="105"/>
              </w:rPr>
              <w:t>e</w:t>
            </w:r>
            <w:r>
              <w:rPr>
                <w:rFonts w:ascii="Times New Roman"/>
                <w:w w:val="105"/>
              </w:rPr>
              <w:t>ak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forma-</w:t>
            </w:r>
            <w:r>
              <w:rPr>
                <w:rFonts w:ascii="Times New Roman"/>
                <w:spacing w:val="22"/>
                <w:w w:val="106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tion</w:t>
            </w:r>
            <w:proofErr w:type="spellEnd"/>
            <w:r>
              <w:rPr>
                <w:rFonts w:ascii="Times New Roman"/>
                <w:spacing w:val="5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temperatures;</w:t>
            </w:r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vice</w:t>
            </w:r>
            <w:r>
              <w:rPr>
                <w:rFonts w:ascii="Times New Roman"/>
                <w:spacing w:val="26"/>
                <w:w w:val="99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e</w:t>
            </w:r>
            <w:r>
              <w:rPr>
                <w:rFonts w:ascii="Times New Roman"/>
                <w:spacing w:val="-2"/>
                <w:w w:val="105"/>
              </w:rPr>
              <w:t>r</w:t>
            </w:r>
            <w:r>
              <w:rPr>
                <w:rFonts w:ascii="Times New Roman"/>
                <w:spacing w:val="-3"/>
                <w:w w:val="105"/>
              </w:rPr>
              <w:t>s</w:t>
            </w:r>
            <w:r>
              <w:rPr>
                <w:rFonts w:ascii="Times New Roman"/>
                <w:spacing w:val="-2"/>
                <w:w w:val="105"/>
              </w:rPr>
              <w:t>a</w:t>
            </w:r>
            <w:r>
              <w:rPr>
                <w:rFonts w:ascii="Times New Roman"/>
                <w:spacing w:val="-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for</w:t>
            </w:r>
            <w:r>
              <w:rPr>
                <w:rFonts w:ascii="Times New Roman"/>
                <w:spacing w:val="-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cooling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4F4DED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Heating:     </w:t>
            </w:r>
            <w:r>
              <w:rPr>
                <w:rFonts w:ascii="Times New Roman"/>
                <w:spacing w:val="4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 xml:space="preserve">Area  </w:t>
            </w:r>
            <w:r>
              <w:rPr>
                <w:rFonts w:ascii="Times New Roman"/>
                <w:spacing w:val="5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near</w:t>
            </w:r>
          </w:p>
          <w:p w14:paraId="6A6D55E3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AR</w:t>
            </w:r>
            <w:r>
              <w:rPr>
                <w:rFonts w:ascii="Times New Roman"/>
                <w:spacing w:val="7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dark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s</w:t>
            </w:r>
            <w:r>
              <w:rPr>
                <w:rFonts w:ascii="Times New Roman"/>
                <w:spacing w:val="8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7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spacing w:val="-3"/>
                <w:w w:val="105"/>
              </w:rPr>
              <w:t>c</w:t>
            </w:r>
            <w:r>
              <w:rPr>
                <w:rFonts w:ascii="Times New Roman"/>
                <w:spacing w:val="-2"/>
                <w:w w:val="105"/>
              </w:rPr>
              <w:t>han</w:t>
            </w:r>
            <w:proofErr w:type="spellEnd"/>
            <w:r>
              <w:rPr>
                <w:rFonts w:ascii="Times New Roman"/>
                <w:spacing w:val="-3"/>
                <w:w w:val="105"/>
              </w:rPr>
              <w:t>-</w:t>
            </w:r>
            <w:r>
              <w:rPr>
                <w:rFonts w:ascii="Times New Roman"/>
                <w:spacing w:val="24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nels</w:t>
            </w:r>
            <w:proofErr w:type="spellEnd"/>
            <w:r>
              <w:rPr>
                <w:rFonts w:ascii="Times New Roman"/>
                <w:spacing w:val="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2"/>
                <w:w w:val="105"/>
              </w:rPr>
              <w:t xml:space="preserve"> </w:t>
            </w:r>
            <w:r>
              <w:rPr>
                <w:rFonts w:ascii="Times New Roman"/>
                <w:spacing w:val="-4"/>
                <w:w w:val="105"/>
              </w:rPr>
              <w:t>lowe</w:t>
            </w:r>
            <w:r>
              <w:rPr>
                <w:rFonts w:ascii="Times New Roman"/>
                <w:spacing w:val="-3"/>
                <w:w w:val="105"/>
              </w:rPr>
              <w:t>r</w:t>
            </w:r>
            <w:r>
              <w:rPr>
                <w:rFonts w:ascii="Times New Roman"/>
                <w:spacing w:val="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</w:t>
            </w:r>
            <w:r>
              <w:rPr>
                <w:rFonts w:ascii="Times New Roman"/>
                <w:spacing w:val="1"/>
                <w:w w:val="105"/>
              </w:rPr>
              <w:t>e</w:t>
            </w:r>
            <w:r>
              <w:rPr>
                <w:rFonts w:ascii="Times New Roman"/>
                <w:w w:val="105"/>
              </w:rPr>
              <w:t>ak</w:t>
            </w:r>
            <w:r>
              <w:rPr>
                <w:rFonts w:ascii="Times New Roman"/>
                <w:spacing w:val="24"/>
                <w:w w:val="107"/>
              </w:rPr>
              <w:t xml:space="preserve"> </w:t>
            </w:r>
            <w:r>
              <w:rPr>
                <w:rFonts w:ascii="Times New Roman"/>
                <w:w w:val="105"/>
              </w:rPr>
              <w:t>formation temperature</w:t>
            </w:r>
            <w:r>
              <w:rPr>
                <w:rFonts w:ascii="Times New Roman"/>
                <w:spacing w:val="26"/>
                <w:w w:val="99"/>
              </w:rPr>
              <w:t xml:space="preserve"> </w:t>
            </w:r>
            <w:r>
              <w:rPr>
                <w:rFonts w:ascii="Times New Roman"/>
                <w:w w:val="105"/>
              </w:rPr>
              <w:t>and</w:t>
            </w:r>
            <w:r>
              <w:rPr>
                <w:rFonts w:ascii="Times New Roman"/>
                <w:spacing w:val="4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near</w:t>
            </w:r>
            <w:r>
              <w:rPr>
                <w:rFonts w:ascii="Times New Roman"/>
                <w:spacing w:val="41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si</w:t>
            </w:r>
            <w:r>
              <w:rPr>
                <w:rFonts w:ascii="Times New Roman"/>
                <w:spacing w:val="-1"/>
                <w:w w:val="105"/>
              </w:rPr>
              <w:t>mu</w:t>
            </w:r>
            <w:r>
              <w:rPr>
                <w:rFonts w:ascii="Times New Roman"/>
                <w:spacing w:val="-2"/>
                <w:w w:val="105"/>
              </w:rPr>
              <w:t>l</w:t>
            </w:r>
            <w:r>
              <w:rPr>
                <w:rFonts w:ascii="Times New Roman"/>
                <w:spacing w:val="-1"/>
                <w:w w:val="105"/>
              </w:rPr>
              <w:t>tan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ou</w:t>
            </w:r>
            <w:r>
              <w:rPr>
                <w:rFonts w:ascii="Times New Roman"/>
                <w:spacing w:val="-2"/>
                <w:w w:val="105"/>
              </w:rPr>
              <w:t>s</w:t>
            </w:r>
            <w:r>
              <w:rPr>
                <w:rFonts w:ascii="Times New Roman"/>
                <w:spacing w:val="2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br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ght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g</w:t>
            </w:r>
            <w:r>
              <w:rPr>
                <w:rFonts w:ascii="Times New Roman"/>
                <w:spacing w:val="5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53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c</w:t>
            </w:r>
            <w:r>
              <w:rPr>
                <w:rFonts w:ascii="Times New Roman"/>
                <w:spacing w:val="-1"/>
                <w:w w:val="105"/>
              </w:rPr>
              <w:t>hann</w:t>
            </w:r>
            <w:r>
              <w:rPr>
                <w:rFonts w:ascii="Times New Roman"/>
                <w:spacing w:val="-2"/>
                <w:w w:val="105"/>
              </w:rPr>
              <w:t>els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higher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</w:t>
            </w:r>
            <w:r>
              <w:rPr>
                <w:rFonts w:ascii="Times New Roman"/>
                <w:spacing w:val="1"/>
                <w:w w:val="105"/>
              </w:rPr>
              <w:t>e</w:t>
            </w:r>
            <w:r>
              <w:rPr>
                <w:rFonts w:ascii="Times New Roman"/>
                <w:w w:val="105"/>
              </w:rPr>
              <w:t>ak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forma-</w:t>
            </w:r>
            <w:r>
              <w:rPr>
                <w:rFonts w:ascii="Times New Roman"/>
                <w:spacing w:val="22"/>
                <w:w w:val="106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tion</w:t>
            </w:r>
            <w:proofErr w:type="spellEnd"/>
            <w:r>
              <w:rPr>
                <w:rFonts w:ascii="Times New Roman"/>
                <w:spacing w:val="5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temperatures;</w:t>
            </w:r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vice</w:t>
            </w:r>
            <w:r>
              <w:rPr>
                <w:rFonts w:ascii="Times New Roman"/>
                <w:spacing w:val="26"/>
                <w:w w:val="99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e</w:t>
            </w:r>
            <w:r>
              <w:rPr>
                <w:rFonts w:ascii="Times New Roman"/>
                <w:spacing w:val="-2"/>
                <w:w w:val="105"/>
              </w:rPr>
              <w:t>r</w:t>
            </w:r>
            <w:r>
              <w:rPr>
                <w:rFonts w:ascii="Times New Roman"/>
                <w:spacing w:val="-3"/>
                <w:w w:val="105"/>
              </w:rPr>
              <w:t>s</w:t>
            </w:r>
            <w:r>
              <w:rPr>
                <w:rFonts w:ascii="Times New Roman"/>
                <w:spacing w:val="-2"/>
                <w:w w:val="105"/>
              </w:rPr>
              <w:t>a</w:t>
            </w:r>
            <w:r>
              <w:rPr>
                <w:rFonts w:ascii="Times New Roman"/>
                <w:spacing w:val="-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for</w:t>
            </w:r>
            <w:r>
              <w:rPr>
                <w:rFonts w:ascii="Times New Roman"/>
                <w:spacing w:val="-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cooling</w:t>
            </w:r>
          </w:p>
        </w:tc>
      </w:tr>
      <w:tr w:rsidR="00FB4955" w14:paraId="74094C5A" w14:textId="77777777">
        <w:trPr>
          <w:trHeight w:hRule="exact" w:val="1363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5AD24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Obscuration</w:t>
            </w:r>
          </w:p>
          <w:p w14:paraId="4E500808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20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5)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50FF75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 xml:space="preserve">Dim </w:t>
            </w:r>
            <w:r>
              <w:rPr>
                <w:rFonts w:ascii="Times New Roman"/>
                <w:spacing w:val="29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feature</w:t>
            </w:r>
            <w:proofErr w:type="gramEnd"/>
            <w:r>
              <w:rPr>
                <w:rFonts w:ascii="Times New Roman"/>
                <w:w w:val="105"/>
              </w:rPr>
              <w:t xml:space="preserve"> </w:t>
            </w:r>
            <w:r>
              <w:rPr>
                <w:rFonts w:ascii="Times New Roman"/>
                <w:spacing w:val="29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 xml:space="preserve">(e.g., </w:t>
            </w:r>
            <w:r>
              <w:rPr>
                <w:rFonts w:ascii="Times New Roman"/>
                <w:spacing w:val="48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fil</w:t>
            </w:r>
            <w:proofErr w:type="spellEnd"/>
            <w:r>
              <w:rPr>
                <w:rFonts w:ascii="Times New Roman"/>
                <w:w w:val="105"/>
              </w:rPr>
              <w:t>-</w:t>
            </w:r>
          </w:p>
          <w:p w14:paraId="11652291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spacing w:val="-2"/>
                <w:w w:val="105"/>
              </w:rPr>
              <w:t>am</w:t>
            </w:r>
            <w:r>
              <w:rPr>
                <w:rFonts w:ascii="Times New Roman"/>
                <w:spacing w:val="-3"/>
                <w:w w:val="105"/>
              </w:rPr>
              <w:t>e</w:t>
            </w:r>
            <w:r>
              <w:rPr>
                <w:rFonts w:ascii="Times New Roman"/>
                <w:spacing w:val="-2"/>
                <w:w w:val="105"/>
              </w:rPr>
              <w:t>nt</w:t>
            </w:r>
            <w:proofErr w:type="gramEnd"/>
            <w:r>
              <w:rPr>
                <w:rFonts w:ascii="Times New Roman"/>
                <w:spacing w:val="2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material)</w:t>
            </w:r>
            <w:r>
              <w:rPr>
                <w:rFonts w:ascii="Times New Roman"/>
                <w:spacing w:val="21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m</w:t>
            </w:r>
            <w:r>
              <w:rPr>
                <w:rFonts w:ascii="Times New Roman"/>
                <w:spacing w:val="-4"/>
                <w:w w:val="105"/>
              </w:rPr>
              <w:t>o</w:t>
            </w:r>
            <w:r>
              <w:rPr>
                <w:rFonts w:ascii="Times New Roman"/>
                <w:spacing w:val="-3"/>
                <w:w w:val="105"/>
              </w:rPr>
              <w:t>v</w:t>
            </w:r>
            <w:r>
              <w:rPr>
                <w:rFonts w:ascii="Times New Roman"/>
                <w:spacing w:val="-4"/>
                <w:w w:val="105"/>
              </w:rPr>
              <w:t>es</w:t>
            </w:r>
            <w:r>
              <w:rPr>
                <w:rFonts w:ascii="Times New Roman"/>
                <w:spacing w:val="26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nt</w:t>
            </w:r>
            <w:r>
              <w:rPr>
                <w:rFonts w:ascii="Times New Roman"/>
                <w:spacing w:val="-3"/>
                <w:w w:val="105"/>
              </w:rPr>
              <w:t>o</w:t>
            </w:r>
            <w:r>
              <w:rPr>
                <w:rFonts w:ascii="Times New Roman"/>
                <w:w w:val="105"/>
              </w:rPr>
              <w:t xml:space="preserve"> </w:t>
            </w:r>
            <w:r>
              <w:rPr>
                <w:rFonts w:ascii="Times New Roman"/>
                <w:spacing w:val="18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li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e-of-si</w:t>
            </w:r>
            <w:r>
              <w:rPr>
                <w:rFonts w:ascii="Times New Roman"/>
                <w:spacing w:val="-1"/>
                <w:w w:val="105"/>
              </w:rPr>
              <w:t>ght</w:t>
            </w:r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18"/>
                <w:w w:val="105"/>
              </w:rPr>
              <w:t xml:space="preserve"> </w:t>
            </w:r>
            <w:r>
              <w:rPr>
                <w:rFonts w:ascii="Times New Roman"/>
                <w:spacing w:val="-5"/>
                <w:w w:val="105"/>
              </w:rPr>
              <w:t>ove</w:t>
            </w:r>
            <w:r>
              <w:rPr>
                <w:rFonts w:ascii="Times New Roman"/>
                <w:spacing w:val="-4"/>
                <w:w w:val="105"/>
              </w:rPr>
              <w:t>r</w:t>
            </w:r>
            <w:r>
              <w:rPr>
                <w:rFonts w:ascii="Times New Roman"/>
                <w:spacing w:val="25"/>
                <w:w w:val="116"/>
              </w:rPr>
              <w:t xml:space="preserve"> </w:t>
            </w:r>
            <w:r>
              <w:rPr>
                <w:rFonts w:ascii="Times New Roman"/>
                <w:w w:val="105"/>
              </w:rPr>
              <w:t>a</w:t>
            </w:r>
            <w:r>
              <w:rPr>
                <w:rFonts w:ascii="Times New Roman"/>
                <w:spacing w:val="50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br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ght</w:t>
            </w:r>
            <w:r>
              <w:rPr>
                <w:rFonts w:ascii="Times New Roman"/>
                <w:spacing w:val="5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feature</w:t>
            </w:r>
            <w:r>
              <w:rPr>
                <w:rFonts w:ascii="Times New Roman"/>
                <w:spacing w:val="5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(e.g.,</w:t>
            </w:r>
            <w:r>
              <w:rPr>
                <w:rFonts w:ascii="Times New Roman"/>
                <w:spacing w:val="20"/>
                <w:w w:val="109"/>
              </w:rPr>
              <w:t xml:space="preserve"> </w:t>
            </w:r>
            <w:r>
              <w:rPr>
                <w:rFonts w:ascii="Times New Roman"/>
                <w:w w:val="105"/>
              </w:rPr>
              <w:t>flare</w:t>
            </w:r>
            <w:r>
              <w:rPr>
                <w:rFonts w:ascii="Times New Roman"/>
                <w:spacing w:val="2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arcade)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EBE047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</w:rPr>
              <w:t xml:space="preserve">Drop </w:t>
            </w:r>
            <w:r>
              <w:rPr>
                <w:rFonts w:ascii="Times New Roman"/>
                <w:spacing w:val="30"/>
              </w:rPr>
              <w:t xml:space="preserve"> </w:t>
            </w:r>
            <w:r>
              <w:rPr>
                <w:rFonts w:ascii="Times New Roman"/>
              </w:rPr>
              <w:t>of</w:t>
            </w:r>
            <w:proofErr w:type="gramEnd"/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spacing w:val="31"/>
              </w:rPr>
              <w:t xml:space="preserve"> </w:t>
            </w:r>
            <w:r>
              <w:rPr>
                <w:rFonts w:ascii="Times New Roman"/>
              </w:rPr>
              <w:t xml:space="preserve">emission </w:t>
            </w:r>
            <w:r>
              <w:rPr>
                <w:rFonts w:ascii="Times New Roman"/>
                <w:spacing w:val="30"/>
              </w:rPr>
              <w:t xml:space="preserve"> </w:t>
            </w:r>
            <w:r>
              <w:rPr>
                <w:rFonts w:ascii="Times New Roman"/>
              </w:rPr>
              <w:t>lines</w:t>
            </w:r>
          </w:p>
          <w:p w14:paraId="4707E832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10"/>
              </w:rPr>
              <w:t>proportional</w:t>
            </w:r>
            <w:proofErr w:type="gramEnd"/>
            <w:r>
              <w:rPr>
                <w:rFonts w:ascii="Times New Roman"/>
                <w:spacing w:val="30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to</w:t>
            </w:r>
            <w:r>
              <w:rPr>
                <w:rFonts w:ascii="Times New Roman"/>
                <w:spacing w:val="30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their</w:t>
            </w:r>
            <w:r>
              <w:rPr>
                <w:rFonts w:ascii="Times New Roman"/>
                <w:spacing w:val="26"/>
                <w:w w:val="116"/>
              </w:rPr>
              <w:t xml:space="preserve"> </w:t>
            </w:r>
            <w:r>
              <w:rPr>
                <w:rFonts w:ascii="Times New Roman"/>
                <w:w w:val="110"/>
              </w:rPr>
              <w:t>absorption</w:t>
            </w:r>
            <w:r>
              <w:rPr>
                <w:rFonts w:ascii="Times New Roman"/>
                <w:spacing w:val="-32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cross</w:t>
            </w:r>
            <w:r>
              <w:rPr>
                <w:rFonts w:ascii="Times New Roman"/>
                <w:spacing w:val="-31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section</w:t>
            </w:r>
            <w:r>
              <w:rPr>
                <w:rFonts w:ascii="Times New Roman"/>
                <w:w w:val="104"/>
              </w:rPr>
              <w:t xml:space="preserve"> </w:t>
            </w:r>
            <w:r>
              <w:rPr>
                <w:rFonts w:ascii="Times New Roman"/>
                <w:w w:val="110"/>
              </w:rPr>
              <w:t>in</w:t>
            </w:r>
            <w:r>
              <w:rPr>
                <w:rFonts w:ascii="Times New Roman"/>
                <w:spacing w:val="32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the</w:t>
            </w:r>
            <w:r>
              <w:rPr>
                <w:rFonts w:ascii="Times New Roman"/>
                <w:spacing w:val="32"/>
                <w:w w:val="110"/>
              </w:rPr>
              <w:t xml:space="preserve"> </w:t>
            </w:r>
            <w:r>
              <w:rPr>
                <w:rFonts w:ascii="Times New Roman"/>
                <w:spacing w:val="-2"/>
                <w:w w:val="110"/>
              </w:rPr>
              <w:t>obsc</w:t>
            </w:r>
            <w:r>
              <w:rPr>
                <w:rFonts w:ascii="Times New Roman"/>
                <w:spacing w:val="-1"/>
                <w:w w:val="110"/>
              </w:rPr>
              <w:t>ur</w:t>
            </w:r>
            <w:r>
              <w:rPr>
                <w:rFonts w:ascii="Times New Roman"/>
                <w:spacing w:val="-2"/>
                <w:w w:val="110"/>
              </w:rPr>
              <w:t>i</w:t>
            </w:r>
            <w:r>
              <w:rPr>
                <w:rFonts w:ascii="Times New Roman"/>
                <w:spacing w:val="-1"/>
                <w:w w:val="110"/>
              </w:rPr>
              <w:t>n</w:t>
            </w:r>
            <w:r>
              <w:rPr>
                <w:rFonts w:ascii="Times New Roman"/>
                <w:spacing w:val="-2"/>
                <w:w w:val="110"/>
              </w:rPr>
              <w:t>g</w:t>
            </w:r>
            <w:r>
              <w:rPr>
                <w:rFonts w:ascii="Times New Roman"/>
                <w:spacing w:val="31"/>
                <w:w w:val="110"/>
              </w:rPr>
              <w:t xml:space="preserve"> </w:t>
            </w:r>
            <w:r>
              <w:rPr>
                <w:rFonts w:ascii="Times New Roman"/>
                <w:w w:val="110"/>
              </w:rPr>
              <w:t>mate-</w:t>
            </w:r>
            <w:r>
              <w:rPr>
                <w:rFonts w:ascii="Times New Roman"/>
                <w:spacing w:val="28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10"/>
              </w:rPr>
              <w:t>rial</w:t>
            </w:r>
            <w:proofErr w:type="spellEnd"/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63AF4B" w14:textId="77777777" w:rsidR="00FB4955" w:rsidRDefault="00E6617D">
            <w:pPr>
              <w:pStyle w:val="TableParagraph"/>
              <w:tabs>
                <w:tab w:val="left" w:pos="913"/>
                <w:tab w:val="left" w:pos="2207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Direct</w:t>
            </w:r>
            <w:r>
              <w:rPr>
                <w:rFonts w:ascii="Times New Roman"/>
                <w:w w:val="105"/>
              </w:rPr>
              <w:tab/>
            </w:r>
            <w:r>
              <w:rPr>
                <w:rFonts w:ascii="Times New Roman"/>
                <w:spacing w:val="-2"/>
                <w:w w:val="105"/>
              </w:rPr>
              <w:t>ob</w:t>
            </w:r>
            <w:r>
              <w:rPr>
                <w:rFonts w:ascii="Times New Roman"/>
                <w:spacing w:val="-3"/>
                <w:w w:val="105"/>
              </w:rPr>
              <w:t>se</w:t>
            </w:r>
            <w:r>
              <w:rPr>
                <w:rFonts w:ascii="Times New Roman"/>
                <w:spacing w:val="-2"/>
                <w:w w:val="105"/>
              </w:rPr>
              <w:t>rvat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on</w:t>
            </w:r>
            <w:r>
              <w:rPr>
                <w:rFonts w:ascii="Times New Roman"/>
                <w:spacing w:val="-2"/>
                <w:w w:val="105"/>
              </w:rPr>
              <w:tab/>
            </w:r>
            <w:r>
              <w:rPr>
                <w:rFonts w:ascii="Times New Roman"/>
                <w:w w:val="105"/>
              </w:rPr>
              <w:t>of</w:t>
            </w:r>
          </w:p>
          <w:p w14:paraId="2C487DA7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this</w:t>
            </w:r>
            <w:proofErr w:type="gramEnd"/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obscuration</w:t>
            </w:r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process</w:t>
            </w:r>
          </w:p>
        </w:tc>
      </w:tr>
      <w:tr w:rsidR="00FB4955" w14:paraId="6902C34A" w14:textId="77777777">
        <w:trPr>
          <w:trHeight w:hRule="exact" w:val="1634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C30CFC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8"/>
                <w:w w:val="105"/>
              </w:rPr>
              <w:t>Wa</w:t>
            </w:r>
            <w:r>
              <w:rPr>
                <w:rFonts w:ascii="Times New Roman"/>
                <w:spacing w:val="-9"/>
                <w:w w:val="105"/>
              </w:rPr>
              <w:t>ve</w:t>
            </w:r>
          </w:p>
          <w:p w14:paraId="0CD5F5CB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23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7)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4322D9" w14:textId="77777777" w:rsidR="00FB4955" w:rsidRDefault="00E6617D">
            <w:pPr>
              <w:pStyle w:val="TableParagraph"/>
              <w:tabs>
                <w:tab w:val="left" w:pos="1278"/>
              </w:tabs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8"/>
                <w:w w:val="105"/>
              </w:rPr>
              <w:t>Wa</w:t>
            </w:r>
            <w:r>
              <w:rPr>
                <w:rFonts w:ascii="Times New Roman"/>
                <w:spacing w:val="-9"/>
                <w:w w:val="105"/>
              </w:rPr>
              <w:t>ve</w:t>
            </w:r>
            <w:r>
              <w:rPr>
                <w:rFonts w:ascii="Times New Roman"/>
                <w:spacing w:val="-9"/>
                <w:w w:val="105"/>
              </w:rPr>
              <w:tab/>
            </w:r>
            <w:r>
              <w:rPr>
                <w:rFonts w:ascii="Times New Roman"/>
                <w:w w:val="105"/>
              </w:rPr>
              <w:t>disturbance</w:t>
            </w:r>
          </w:p>
          <w:p w14:paraId="359C97DA" w14:textId="77777777" w:rsidR="00FB4955" w:rsidRDefault="00E6617D">
            <w:pPr>
              <w:pStyle w:val="TableParagraph"/>
              <w:tabs>
                <w:tab w:val="left" w:pos="1532"/>
                <w:tab w:val="left" w:pos="2207"/>
              </w:tabs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propagates</w:t>
            </w:r>
            <w:proofErr w:type="gramEnd"/>
            <w:r>
              <w:rPr>
                <w:rFonts w:ascii="Times New Roman"/>
                <w:w w:val="105"/>
              </w:rPr>
              <w:t xml:space="preserve"> </w:t>
            </w:r>
            <w:r>
              <w:rPr>
                <w:rFonts w:ascii="Times New Roman"/>
                <w:spacing w:val="-4"/>
                <w:w w:val="105"/>
              </w:rPr>
              <w:t>gl</w:t>
            </w:r>
            <w:r>
              <w:rPr>
                <w:rFonts w:ascii="Times New Roman"/>
                <w:spacing w:val="-3"/>
                <w:w w:val="105"/>
              </w:rPr>
              <w:t>obal</w:t>
            </w:r>
            <w:r>
              <w:rPr>
                <w:rFonts w:ascii="Times New Roman"/>
                <w:spacing w:val="-4"/>
                <w:w w:val="105"/>
              </w:rPr>
              <w:t>l</w:t>
            </w:r>
            <w:r>
              <w:rPr>
                <w:rFonts w:ascii="Times New Roman"/>
                <w:spacing w:val="-3"/>
                <w:w w:val="105"/>
              </w:rPr>
              <w:t>y,</w:t>
            </w:r>
            <w:r>
              <w:rPr>
                <w:rFonts w:ascii="Times New Roman"/>
                <w:spacing w:val="28"/>
                <w:w w:val="109"/>
              </w:rPr>
              <w:t xml:space="preserve"> </w:t>
            </w:r>
            <w:r>
              <w:rPr>
                <w:rFonts w:ascii="Times New Roman"/>
              </w:rPr>
              <w:t>causing</w:t>
            </w:r>
            <w:r>
              <w:rPr>
                <w:rFonts w:ascii="Times New Roman"/>
              </w:rPr>
              <w:tab/>
            </w:r>
            <w:proofErr w:type="spellStart"/>
            <w:r>
              <w:rPr>
                <w:rFonts w:ascii="Times New Roman"/>
              </w:rPr>
              <w:t>compres</w:t>
            </w:r>
            <w:proofErr w:type="spellEnd"/>
            <w:r>
              <w:rPr>
                <w:rFonts w:ascii="Times New Roman"/>
              </w:rPr>
              <w:t>-</w:t>
            </w:r>
            <w:r>
              <w:rPr>
                <w:rFonts w:ascii="Times New Roman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sion</w:t>
            </w:r>
            <w:proofErr w:type="spellEnd"/>
            <w:r>
              <w:rPr>
                <w:rFonts w:ascii="Times New Roman"/>
                <w:w w:val="105"/>
              </w:rPr>
              <w:t>/rarefaction</w:t>
            </w:r>
            <w:r>
              <w:rPr>
                <w:rFonts w:ascii="Times New Roman"/>
                <w:w w:val="105"/>
              </w:rPr>
              <w:tab/>
            </w:r>
            <w:r>
              <w:rPr>
                <w:rFonts w:ascii="Times New Roman"/>
                <w:w w:val="95"/>
              </w:rPr>
              <w:t xml:space="preserve">of </w:t>
            </w:r>
            <w:r>
              <w:rPr>
                <w:rFonts w:ascii="Times New Roman"/>
                <w:w w:val="105"/>
              </w:rPr>
              <w:t>plasma</w:t>
            </w:r>
            <w:r>
              <w:rPr>
                <w:rFonts w:ascii="Times New Roman"/>
                <w:spacing w:val="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as</w:t>
            </w:r>
            <w:r>
              <w:rPr>
                <w:rFonts w:ascii="Times New Roman"/>
                <w:spacing w:val="3"/>
                <w:w w:val="105"/>
              </w:rPr>
              <w:t xml:space="preserve"> </w:t>
            </w:r>
            <w:r>
              <w:rPr>
                <w:rFonts w:ascii="Times New Roman"/>
                <w:spacing w:val="-6"/>
                <w:w w:val="105"/>
              </w:rPr>
              <w:t>w</w:t>
            </w:r>
            <w:r>
              <w:rPr>
                <w:rFonts w:ascii="Times New Roman"/>
                <w:spacing w:val="-5"/>
                <w:w w:val="105"/>
              </w:rPr>
              <w:t>a</w:t>
            </w:r>
            <w:r>
              <w:rPr>
                <w:rFonts w:ascii="Times New Roman"/>
                <w:spacing w:val="-6"/>
                <w:w w:val="105"/>
              </w:rPr>
              <w:t>ve</w:t>
            </w:r>
            <w:r>
              <w:rPr>
                <w:rFonts w:ascii="Times New Roman"/>
                <w:spacing w:val="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passes</w:t>
            </w:r>
            <w:r>
              <w:rPr>
                <w:rFonts w:ascii="Times New Roman"/>
                <w:spacing w:val="20"/>
              </w:rPr>
              <w:t xml:space="preserve"> </w:t>
            </w:r>
            <w:r>
              <w:rPr>
                <w:rFonts w:ascii="Times New Roman"/>
                <w:spacing w:val="-6"/>
                <w:w w:val="105"/>
              </w:rPr>
              <w:t>by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A68CD" w14:textId="77777777" w:rsidR="00FB4955" w:rsidRDefault="00E6617D">
            <w:pPr>
              <w:pStyle w:val="TableParagraph"/>
              <w:spacing w:line="245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w w:val="105"/>
              </w:rPr>
              <w:t xml:space="preserve">No  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w w:val="105"/>
              </w:rPr>
              <w:t>e</w:t>
            </w:r>
            <w:r>
              <w:rPr>
                <w:rFonts w:ascii="Apple Symbols" w:eastAsia="Apple Symbols" w:hAnsi="Apple Symbols" w:cs="Apple Symbols"/>
                <w:w w:val="105"/>
              </w:rPr>
              <w:t>↵</w:t>
            </w:r>
            <w:r>
              <w:rPr>
                <w:rFonts w:ascii="Times New Roman" w:eastAsia="Times New Roman" w:hAnsi="Times New Roman" w:cs="Times New Roman"/>
                <w:w w:val="105"/>
              </w:rPr>
              <w:t>ects</w:t>
            </w:r>
            <w:proofErr w:type="spellEnd"/>
            <w:r>
              <w:rPr>
                <w:rFonts w:ascii="Times New Roman" w:eastAsia="Times New Roman" w:hAnsi="Times New Roman" w:cs="Times New Roman"/>
                <w:w w:val="105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w w:val="105"/>
              </w:rPr>
              <w:t>ha</w:t>
            </w:r>
            <w:r>
              <w:rPr>
                <w:rFonts w:ascii="Times New Roman" w:eastAsia="Times New Roman" w:hAnsi="Times New Roman" w:cs="Times New Roman"/>
                <w:spacing w:val="-5"/>
                <w:w w:val="105"/>
              </w:rPr>
              <w:t>ve</w:t>
            </w:r>
            <w:r>
              <w:rPr>
                <w:rFonts w:ascii="Times New Roman" w:eastAsia="Times New Roman" w:hAnsi="Times New Roman" w:cs="Times New Roman"/>
                <w:w w:val="105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8"/>
                <w:w w:val="105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w w:val="105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w w:val="105"/>
              </w:rPr>
              <w:t>ee</w:t>
            </w:r>
            <w:r>
              <w:rPr>
                <w:rFonts w:ascii="Times New Roman" w:eastAsia="Times New Roman" w:hAnsi="Times New Roman" w:cs="Times New Roman"/>
                <w:w w:val="105"/>
              </w:rPr>
              <w:t>n</w:t>
            </w:r>
          </w:p>
          <w:p w14:paraId="1A135BD0" w14:textId="77777777" w:rsidR="00FB4955" w:rsidRDefault="003E20ED">
            <w:pPr>
              <w:pStyle w:val="TableParagraph"/>
              <w:spacing w:before="10"/>
              <w:ind w:left="115"/>
              <w:rPr>
                <w:rFonts w:ascii="Times New Roman" w:eastAsia="Times New Roman" w:hAnsi="Times New Roman" w:cs="Times New Roman"/>
              </w:rPr>
            </w:pPr>
            <w:proofErr w:type="gramStart"/>
            <w:ins w:id="37" w:author="Tom Woods" w:date="2016-01-17T13:28:00Z">
              <w:r>
                <w:rPr>
                  <w:rFonts w:ascii="Times New Roman"/>
                  <w:spacing w:val="-1"/>
                  <w:w w:val="105"/>
                </w:rPr>
                <w:t>clearly</w:t>
              </w:r>
              <w:proofErr w:type="gramEnd"/>
              <w:r>
                <w:rPr>
                  <w:rFonts w:ascii="Times New Roman"/>
                  <w:spacing w:val="-1"/>
                  <w:w w:val="105"/>
                </w:rPr>
                <w:t xml:space="preserve"> </w:t>
              </w:r>
            </w:ins>
            <w:r w:rsidR="00E6617D">
              <w:rPr>
                <w:rFonts w:ascii="Times New Roman"/>
                <w:spacing w:val="-1"/>
                <w:w w:val="105"/>
              </w:rPr>
              <w:t>identified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B5FE25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Direct  </w:t>
            </w:r>
            <w:r>
              <w:rPr>
                <w:rFonts w:ascii="Times New Roman"/>
                <w:spacing w:val="38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ob</w:t>
            </w:r>
            <w:r>
              <w:rPr>
                <w:rFonts w:ascii="Times New Roman"/>
                <w:spacing w:val="-3"/>
                <w:w w:val="105"/>
              </w:rPr>
              <w:t>se</w:t>
            </w:r>
            <w:r>
              <w:rPr>
                <w:rFonts w:ascii="Times New Roman"/>
                <w:spacing w:val="-2"/>
                <w:w w:val="105"/>
              </w:rPr>
              <w:t>rvat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on</w:t>
            </w:r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3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of</w:t>
            </w:r>
          </w:p>
          <w:p w14:paraId="27E3CB80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this</w:t>
            </w:r>
            <w:proofErr w:type="gramEnd"/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spacing w:val="-6"/>
                <w:w w:val="105"/>
              </w:rPr>
              <w:t>w</w:t>
            </w:r>
            <w:r>
              <w:rPr>
                <w:rFonts w:ascii="Times New Roman"/>
                <w:spacing w:val="-5"/>
                <w:w w:val="105"/>
              </w:rPr>
              <w:t>a</w:t>
            </w:r>
            <w:r>
              <w:rPr>
                <w:rFonts w:ascii="Times New Roman"/>
                <w:spacing w:val="-6"/>
                <w:w w:val="105"/>
              </w:rPr>
              <w:t>ve</w:t>
            </w:r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process,</w:t>
            </w:r>
            <w:r>
              <w:rPr>
                <w:rFonts w:ascii="Times New Roman"/>
                <w:spacing w:val="11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espe</w:t>
            </w:r>
            <w:proofErr w:type="spellEnd"/>
            <w:r>
              <w:rPr>
                <w:rFonts w:ascii="Times New Roman"/>
                <w:w w:val="105"/>
              </w:rPr>
              <w:t>-</w:t>
            </w:r>
            <w:r>
              <w:rPr>
                <w:rFonts w:ascii="Times New Roman"/>
                <w:spacing w:val="27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cially</w:t>
            </w:r>
            <w:proofErr w:type="spellEnd"/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appar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nt</w:t>
            </w:r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13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spacing w:val="-1"/>
                <w:w w:val="105"/>
              </w:rPr>
              <w:t>d</w:t>
            </w:r>
            <w:r>
              <w:rPr>
                <w:rFonts w:ascii="Times New Roman"/>
                <w:spacing w:val="-2"/>
                <w:w w:val="105"/>
              </w:rPr>
              <w:t>if</w:t>
            </w:r>
            <w:proofErr w:type="spellEnd"/>
            <w:r>
              <w:rPr>
                <w:rFonts w:ascii="Times New Roman"/>
                <w:spacing w:val="-2"/>
                <w:w w:val="105"/>
              </w:rPr>
              <w:t>-</w:t>
            </w:r>
            <w:r>
              <w:rPr>
                <w:rFonts w:ascii="Times New Roman"/>
                <w:spacing w:val="25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ference</w:t>
            </w:r>
            <w:proofErr w:type="spellEnd"/>
            <w:r>
              <w:rPr>
                <w:rFonts w:ascii="Times New Roman"/>
                <w:spacing w:val="-21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mo</w:t>
            </w:r>
            <w:r>
              <w:rPr>
                <w:rFonts w:ascii="Times New Roman"/>
                <w:spacing w:val="-2"/>
                <w:w w:val="105"/>
              </w:rPr>
              <w:t>vies</w:t>
            </w:r>
          </w:p>
        </w:tc>
      </w:tr>
      <w:tr w:rsidR="00FB4955" w14:paraId="625D2138" w14:textId="77777777">
        <w:trPr>
          <w:trHeight w:hRule="exact" w:val="1363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0AED43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Doppler</w:t>
            </w:r>
          </w:p>
          <w:p w14:paraId="003CF517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25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8)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932D5A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spacing w:val="-5"/>
                <w:w w:val="105"/>
              </w:rPr>
              <w:t>Fas</w:t>
            </w:r>
            <w:r>
              <w:rPr>
                <w:rFonts w:ascii="Times New Roman"/>
                <w:spacing w:val="-4"/>
                <w:w w:val="105"/>
              </w:rPr>
              <w:t>t</w:t>
            </w:r>
            <w:r>
              <w:rPr>
                <w:rFonts w:ascii="Times New Roman"/>
                <w:w w:val="105"/>
              </w:rPr>
              <w:t xml:space="preserve">   </w:t>
            </w:r>
            <w:r>
              <w:rPr>
                <w:rFonts w:ascii="Times New Roman"/>
                <w:spacing w:val="39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m</w:t>
            </w:r>
            <w:r>
              <w:rPr>
                <w:rFonts w:ascii="Times New Roman"/>
                <w:spacing w:val="-3"/>
                <w:w w:val="105"/>
              </w:rPr>
              <w:t>o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</w:t>
            </w:r>
            <w:r>
              <w:rPr>
                <w:rFonts w:ascii="Times New Roman"/>
                <w:spacing w:val="-3"/>
                <w:w w:val="105"/>
              </w:rPr>
              <w:t>g</w:t>
            </w:r>
            <w:r>
              <w:rPr>
                <w:rFonts w:ascii="Times New Roman"/>
                <w:w w:val="105"/>
              </w:rPr>
              <w:t xml:space="preserve">   </w:t>
            </w:r>
            <w:r>
              <w:rPr>
                <w:rFonts w:ascii="Times New Roman"/>
                <w:spacing w:val="39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plasma</w:t>
            </w:r>
          </w:p>
          <w:p w14:paraId="523F9FCD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Doppler</w:t>
            </w:r>
            <w:r>
              <w:rPr>
                <w:rFonts w:ascii="Times New Roman"/>
                <w:spacing w:val="3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shifts</w:t>
            </w:r>
            <w:r>
              <w:rPr>
                <w:rFonts w:ascii="Times New Roman"/>
                <w:spacing w:val="35"/>
                <w:w w:val="105"/>
              </w:rPr>
              <w:t xml:space="preserve"> </w:t>
            </w:r>
            <w:r>
              <w:rPr>
                <w:rFonts w:ascii="Times New Roman"/>
                <w:spacing w:val="-5"/>
                <w:w w:val="105"/>
              </w:rPr>
              <w:t>a</w:t>
            </w:r>
            <w:r>
              <w:rPr>
                <w:rFonts w:ascii="Times New Roman"/>
                <w:spacing w:val="-6"/>
                <w:w w:val="105"/>
              </w:rPr>
              <w:t>w</w:t>
            </w:r>
            <w:r>
              <w:rPr>
                <w:rFonts w:ascii="Times New Roman"/>
                <w:spacing w:val="-5"/>
                <w:w w:val="105"/>
              </w:rPr>
              <w:t>a</w:t>
            </w:r>
            <w:r>
              <w:rPr>
                <w:rFonts w:ascii="Times New Roman"/>
                <w:spacing w:val="-6"/>
                <w:w w:val="105"/>
              </w:rPr>
              <w:t>y</w:t>
            </w:r>
            <w:r>
              <w:rPr>
                <w:rFonts w:ascii="Times New Roman"/>
                <w:spacing w:val="20"/>
                <w:w w:val="104"/>
              </w:rPr>
              <w:t xml:space="preserve"> </w:t>
            </w:r>
            <w:r>
              <w:rPr>
                <w:rFonts w:ascii="Times New Roman"/>
                <w:w w:val="105"/>
              </w:rPr>
              <w:t>from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r</w:t>
            </w:r>
            <w:r>
              <w:rPr>
                <w:rFonts w:ascii="Times New Roman"/>
                <w:spacing w:val="-2"/>
                <w:w w:val="105"/>
              </w:rPr>
              <w:t>es</w:t>
            </w:r>
            <w:r>
              <w:rPr>
                <w:rFonts w:ascii="Times New Roman"/>
                <w:spacing w:val="-1"/>
                <w:w w:val="105"/>
              </w:rPr>
              <w:t>onant</w:t>
            </w:r>
            <w:r>
              <w:rPr>
                <w:rFonts w:ascii="Times New Roman"/>
                <w:spacing w:val="4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fluo</w:t>
            </w:r>
            <w:proofErr w:type="spellEnd"/>
            <w:r>
              <w:rPr>
                <w:rFonts w:ascii="Times New Roman"/>
                <w:w w:val="105"/>
              </w:rPr>
              <w:t>-</w:t>
            </w:r>
            <w:r>
              <w:rPr>
                <w:rFonts w:ascii="Times New Roman"/>
                <w:spacing w:val="22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rescence</w:t>
            </w:r>
            <w:proofErr w:type="spellEnd"/>
            <w:r>
              <w:rPr>
                <w:rFonts w:ascii="Times New Roman"/>
                <w:spacing w:val="1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with</w:t>
            </w:r>
            <w:r>
              <w:rPr>
                <w:rFonts w:ascii="Times New Roman"/>
                <w:spacing w:val="1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solar</w:t>
            </w:r>
            <w:r>
              <w:rPr>
                <w:rFonts w:ascii="Times New Roman"/>
                <w:w w:val="113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  <w:r>
              <w:rPr>
                <w:rFonts w:ascii="Times New Roman"/>
                <w:spacing w:val="-2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lines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E255FC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Doppler      </w:t>
            </w:r>
            <w:r>
              <w:rPr>
                <w:rFonts w:ascii="Times New Roman"/>
                <w:spacing w:val="55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w</w:t>
            </w:r>
            <w:r>
              <w:rPr>
                <w:rFonts w:ascii="Times New Roman"/>
                <w:spacing w:val="-2"/>
                <w:w w:val="105"/>
              </w:rPr>
              <w:t>av</w:t>
            </w:r>
            <w:r>
              <w:rPr>
                <w:rFonts w:ascii="Times New Roman"/>
                <w:spacing w:val="-3"/>
                <w:w w:val="105"/>
              </w:rPr>
              <w:t>ele</w:t>
            </w:r>
            <w:r>
              <w:rPr>
                <w:rFonts w:ascii="Times New Roman"/>
                <w:spacing w:val="-2"/>
                <w:w w:val="105"/>
              </w:rPr>
              <w:t>ngth</w:t>
            </w:r>
          </w:p>
          <w:p w14:paraId="1F098E93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shift</w:t>
            </w:r>
            <w:proofErr w:type="gramEnd"/>
            <w:r>
              <w:rPr>
                <w:rFonts w:ascii="Times New Roman"/>
                <w:spacing w:val="1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of</w:t>
            </w:r>
            <w:r>
              <w:rPr>
                <w:rFonts w:ascii="Times New Roman"/>
                <w:spacing w:val="1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  <w:r>
              <w:rPr>
                <w:rFonts w:ascii="Times New Roman"/>
                <w:spacing w:val="1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lines</w:t>
            </w:r>
            <w:r>
              <w:rPr>
                <w:rFonts w:ascii="Times New Roman"/>
              </w:rPr>
              <w:t xml:space="preserve"> </w:t>
            </w:r>
            <w:r>
              <w:rPr>
                <w:rFonts w:ascii="Times New Roman"/>
                <w:w w:val="105"/>
              </w:rPr>
              <w:t>and</w:t>
            </w:r>
            <w:r>
              <w:rPr>
                <w:rFonts w:ascii="Times New Roman"/>
                <w:spacing w:val="33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c</w:t>
            </w:r>
            <w:r>
              <w:rPr>
                <w:rFonts w:ascii="Times New Roman"/>
                <w:spacing w:val="-2"/>
                <w:w w:val="105"/>
              </w:rPr>
              <w:t>han</w:t>
            </w:r>
            <w:r>
              <w:rPr>
                <w:rFonts w:ascii="Times New Roman"/>
                <w:spacing w:val="-3"/>
                <w:w w:val="105"/>
              </w:rPr>
              <w:t>ge</w:t>
            </w:r>
            <w:r>
              <w:rPr>
                <w:rFonts w:ascii="Times New Roman"/>
                <w:spacing w:val="3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33"/>
                <w:w w:val="105"/>
              </w:rPr>
              <w:t xml:space="preserve"> </w:t>
            </w:r>
            <w:r>
              <w:rPr>
                <w:rFonts w:ascii="Times New Roman"/>
                <w:spacing w:val="-4"/>
                <w:w w:val="105"/>
              </w:rPr>
              <w:t>i</w:t>
            </w:r>
            <w:r>
              <w:rPr>
                <w:rFonts w:ascii="Times New Roman"/>
                <w:spacing w:val="-3"/>
                <w:w w:val="105"/>
              </w:rPr>
              <w:t>nt</w:t>
            </w:r>
            <w:r>
              <w:rPr>
                <w:rFonts w:ascii="Times New Roman"/>
                <w:spacing w:val="-4"/>
                <w:w w:val="105"/>
              </w:rPr>
              <w:t>e</w:t>
            </w:r>
            <w:r>
              <w:rPr>
                <w:rFonts w:ascii="Times New Roman"/>
                <w:spacing w:val="-3"/>
                <w:w w:val="105"/>
              </w:rPr>
              <w:t>n</w:t>
            </w:r>
            <w:r>
              <w:rPr>
                <w:rFonts w:ascii="Times New Roman"/>
                <w:spacing w:val="-4"/>
                <w:w w:val="105"/>
              </w:rPr>
              <w:t>si</w:t>
            </w:r>
            <w:r>
              <w:rPr>
                <w:rFonts w:ascii="Times New Roman"/>
                <w:spacing w:val="-3"/>
                <w:w w:val="105"/>
              </w:rPr>
              <w:t>ty,</w:t>
            </w:r>
            <w:r>
              <w:rPr>
                <w:rFonts w:ascii="Times New Roman"/>
                <w:spacing w:val="26"/>
                <w:w w:val="109"/>
              </w:rPr>
              <w:t xml:space="preserve"> </w:t>
            </w:r>
            <w:r>
              <w:rPr>
                <w:rFonts w:ascii="Times New Roman"/>
                <w:w w:val="105"/>
              </w:rPr>
              <w:t>possibly</w:t>
            </w:r>
            <w:r>
              <w:rPr>
                <w:rFonts w:ascii="Times New Roman"/>
                <w:spacing w:val="2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also</w:t>
            </w:r>
            <w:r>
              <w:rPr>
                <w:rFonts w:ascii="Times New Roman"/>
                <w:spacing w:val="27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ob</w:t>
            </w:r>
            <w:r>
              <w:rPr>
                <w:rFonts w:ascii="Times New Roman"/>
                <w:spacing w:val="-2"/>
                <w:w w:val="105"/>
              </w:rPr>
              <w:t>se</w:t>
            </w:r>
            <w:r>
              <w:rPr>
                <w:rFonts w:ascii="Times New Roman"/>
                <w:spacing w:val="-1"/>
                <w:w w:val="105"/>
              </w:rPr>
              <w:t>rv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d</w:t>
            </w:r>
            <w:r>
              <w:rPr>
                <w:rFonts w:ascii="Times New Roman"/>
                <w:spacing w:val="28"/>
                <w:w w:val="110"/>
              </w:rPr>
              <w:t xml:space="preserve"> </w:t>
            </w:r>
            <w:r>
              <w:rPr>
                <w:rFonts w:ascii="Times New Roman"/>
                <w:w w:val="105"/>
              </w:rPr>
              <w:t>as</w:t>
            </w:r>
            <w:r>
              <w:rPr>
                <w:rFonts w:ascii="Times New Roman"/>
                <w:spacing w:val="1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line</w:t>
            </w:r>
            <w:r>
              <w:rPr>
                <w:rFonts w:ascii="Times New Roman"/>
                <w:spacing w:val="18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broad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i</w:t>
            </w:r>
            <w:r>
              <w:rPr>
                <w:rFonts w:ascii="Times New Roman"/>
                <w:spacing w:val="-1"/>
                <w:w w:val="105"/>
              </w:rPr>
              <w:t>n</w:t>
            </w:r>
            <w:r>
              <w:rPr>
                <w:rFonts w:ascii="Times New Roman"/>
                <w:spacing w:val="-2"/>
                <w:w w:val="105"/>
              </w:rPr>
              <w:t>g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AF51C7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 xml:space="preserve">Change </w:t>
            </w:r>
            <w:r>
              <w:rPr>
                <w:rFonts w:ascii="Times New Roman"/>
                <w:spacing w:val="1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proofErr w:type="gramEnd"/>
            <w:r>
              <w:rPr>
                <w:rFonts w:ascii="Times New Roman"/>
                <w:w w:val="105"/>
              </w:rPr>
              <w:t xml:space="preserve"> </w:t>
            </w:r>
            <w:r>
              <w:rPr>
                <w:rFonts w:ascii="Times New Roman"/>
                <w:spacing w:val="18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nt</w:t>
            </w:r>
            <w:r>
              <w:rPr>
                <w:rFonts w:ascii="Times New Roman"/>
                <w:spacing w:val="-3"/>
                <w:w w:val="105"/>
              </w:rPr>
              <w:t>e</w:t>
            </w:r>
            <w:r>
              <w:rPr>
                <w:rFonts w:ascii="Times New Roman"/>
                <w:spacing w:val="-2"/>
                <w:w w:val="105"/>
              </w:rPr>
              <w:t>n</w:t>
            </w:r>
            <w:r>
              <w:rPr>
                <w:rFonts w:ascii="Times New Roman"/>
                <w:spacing w:val="-3"/>
                <w:w w:val="105"/>
              </w:rPr>
              <w:t>si</w:t>
            </w:r>
            <w:r>
              <w:rPr>
                <w:rFonts w:ascii="Times New Roman"/>
                <w:spacing w:val="-2"/>
                <w:w w:val="105"/>
              </w:rPr>
              <w:t>ty</w:t>
            </w:r>
            <w:r>
              <w:rPr>
                <w:rFonts w:ascii="Times New Roman"/>
                <w:w w:val="105"/>
              </w:rPr>
              <w:t xml:space="preserve"> </w:t>
            </w:r>
            <w:r>
              <w:rPr>
                <w:rFonts w:ascii="Times New Roman"/>
                <w:spacing w:val="18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of</w:t>
            </w:r>
          </w:p>
          <w:p w14:paraId="7CE117DB" w14:textId="77777777" w:rsidR="00FB4955" w:rsidRDefault="00E6617D">
            <w:pPr>
              <w:pStyle w:val="TableParagraph"/>
              <w:spacing w:before="18" w:line="257" w:lineRule="auto"/>
              <w:ind w:left="115" w:right="113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spacing w:val="-2"/>
                <w:w w:val="105"/>
              </w:rPr>
              <w:t>m</w:t>
            </w:r>
            <w:r>
              <w:rPr>
                <w:rFonts w:ascii="Times New Roman"/>
                <w:spacing w:val="-3"/>
                <w:w w:val="105"/>
              </w:rPr>
              <w:t>o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</w:t>
            </w:r>
            <w:r>
              <w:rPr>
                <w:rFonts w:ascii="Times New Roman"/>
                <w:spacing w:val="-3"/>
                <w:w w:val="105"/>
              </w:rPr>
              <w:t>g</w:t>
            </w:r>
            <w:proofErr w:type="gramEnd"/>
            <w:r>
              <w:rPr>
                <w:rFonts w:ascii="Times New Roman"/>
                <w:spacing w:val="-7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plasma</w:t>
            </w:r>
            <w:r>
              <w:rPr>
                <w:rFonts w:ascii="Times New Roman"/>
                <w:spacing w:val="-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as</w:t>
            </w:r>
            <w:r>
              <w:rPr>
                <w:rFonts w:ascii="Times New Roman"/>
                <w:spacing w:val="-5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its</w:t>
            </w:r>
            <w:r>
              <w:rPr>
                <w:rFonts w:ascii="Times New Roman"/>
                <w:spacing w:val="-6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e</w:t>
            </w:r>
            <w:proofErr w:type="spellEnd"/>
            <w:r>
              <w:rPr>
                <w:rFonts w:ascii="Times New Roman"/>
                <w:spacing w:val="-3"/>
                <w:w w:val="105"/>
              </w:rPr>
              <w:t>-</w:t>
            </w:r>
            <w:r>
              <w:rPr>
                <w:rFonts w:ascii="Times New Roman"/>
                <w:spacing w:val="25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locity</w:t>
            </w:r>
            <w:proofErr w:type="spellEnd"/>
            <w:r>
              <w:rPr>
                <w:rFonts w:ascii="Times New Roman"/>
                <w:spacing w:val="9"/>
                <w:w w:val="105"/>
              </w:rPr>
              <w:t xml:space="preserve"> </w:t>
            </w:r>
            <w:r>
              <w:rPr>
                <w:rFonts w:ascii="Times New Roman"/>
                <w:spacing w:val="-2"/>
                <w:w w:val="105"/>
              </w:rPr>
              <w:t>c</w:t>
            </w:r>
            <w:r>
              <w:rPr>
                <w:rFonts w:ascii="Times New Roman"/>
                <w:spacing w:val="-1"/>
                <w:w w:val="105"/>
              </w:rPr>
              <w:t>han</w:t>
            </w:r>
            <w:r>
              <w:rPr>
                <w:rFonts w:ascii="Times New Roman"/>
                <w:spacing w:val="-2"/>
                <w:w w:val="105"/>
              </w:rPr>
              <w:t>ges</w:t>
            </w:r>
          </w:p>
        </w:tc>
      </w:tr>
      <w:tr w:rsidR="00FB4955" w14:paraId="77F5DC79" w14:textId="77777777">
        <w:trPr>
          <w:trHeight w:hRule="exact" w:val="1092"/>
        </w:trPr>
        <w:tc>
          <w:tcPr>
            <w:tcW w:w="13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D05A81" w14:textId="77777777" w:rsidR="00FB4955" w:rsidRDefault="00E6617D">
            <w:pPr>
              <w:pStyle w:val="TableParagraph"/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w w:val="105"/>
              </w:rPr>
              <w:t>Bandpass</w:t>
            </w:r>
            <w:proofErr w:type="spellEnd"/>
          </w:p>
          <w:p w14:paraId="392CD5B0" w14:textId="77777777" w:rsidR="00FB4955" w:rsidRDefault="00E6617D">
            <w:pPr>
              <w:pStyle w:val="TableParagraph"/>
              <w:spacing w:before="18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(Fig.</w:t>
            </w:r>
            <w:r>
              <w:rPr>
                <w:rFonts w:ascii="Times New Roman"/>
                <w:spacing w:val="45"/>
                <w:w w:val="105"/>
              </w:rPr>
              <w:t xml:space="preserve"> </w:t>
            </w:r>
            <w:hyperlink w:anchor="_bookmark26" w:history="1">
              <w:r>
                <w:rPr>
                  <w:rFonts w:ascii="Times New Roman"/>
                  <w:w w:val="105"/>
                </w:rPr>
                <w:t>3.</w:t>
              </w:r>
            </w:hyperlink>
            <w:r>
              <w:rPr>
                <w:rFonts w:ascii="Times New Roman"/>
                <w:w w:val="105"/>
              </w:rPr>
              <w:t>9)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E9E14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 xml:space="preserve">Emissions   </w:t>
            </w:r>
            <w:r>
              <w:rPr>
                <w:rFonts w:ascii="Times New Roman"/>
                <w:spacing w:val="3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 xml:space="preserve">from   </w:t>
            </w:r>
            <w:r>
              <w:rPr>
                <w:rFonts w:ascii="Times New Roman"/>
                <w:spacing w:val="3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fast</w:t>
            </w:r>
          </w:p>
          <w:p w14:paraId="33D31047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spacing w:val="-2"/>
                <w:w w:val="105"/>
              </w:rPr>
              <w:t>m</w:t>
            </w:r>
            <w:r>
              <w:rPr>
                <w:rFonts w:ascii="Times New Roman"/>
                <w:spacing w:val="-3"/>
                <w:w w:val="105"/>
              </w:rPr>
              <w:t>o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n</w:t>
            </w:r>
            <w:r>
              <w:rPr>
                <w:rFonts w:ascii="Times New Roman"/>
                <w:spacing w:val="-3"/>
                <w:w w:val="105"/>
              </w:rPr>
              <w:t>g</w:t>
            </w:r>
            <w:proofErr w:type="gramEnd"/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plasma</w:t>
            </w:r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spacing w:val="-4"/>
                <w:w w:val="105"/>
              </w:rPr>
              <w:t>ha</w:t>
            </w:r>
            <w:r>
              <w:rPr>
                <w:rFonts w:ascii="Times New Roman"/>
                <w:spacing w:val="-5"/>
                <w:w w:val="105"/>
              </w:rPr>
              <w:t>ve</w:t>
            </w:r>
            <w:r>
              <w:rPr>
                <w:rFonts w:ascii="Times New Roman"/>
                <w:spacing w:val="28"/>
                <w:w w:val="99"/>
              </w:rPr>
              <w:t xml:space="preserve"> </w:t>
            </w:r>
            <w:r>
              <w:rPr>
                <w:rFonts w:ascii="Times New Roman"/>
                <w:w w:val="105"/>
              </w:rPr>
              <w:t>Doppler</w:t>
            </w:r>
            <w:r>
              <w:rPr>
                <w:rFonts w:ascii="Times New Roman"/>
                <w:spacing w:val="55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w</w:t>
            </w:r>
            <w:r>
              <w:rPr>
                <w:rFonts w:ascii="Times New Roman"/>
                <w:spacing w:val="-2"/>
                <w:w w:val="105"/>
              </w:rPr>
              <w:t>av</w:t>
            </w:r>
            <w:r>
              <w:rPr>
                <w:rFonts w:ascii="Times New Roman"/>
                <w:spacing w:val="-3"/>
                <w:w w:val="105"/>
              </w:rPr>
              <w:t>ele</w:t>
            </w:r>
            <w:r>
              <w:rPr>
                <w:rFonts w:ascii="Times New Roman"/>
                <w:spacing w:val="-2"/>
                <w:w w:val="105"/>
              </w:rPr>
              <w:t>ngth</w:t>
            </w:r>
            <w:r>
              <w:rPr>
                <w:rFonts w:ascii="Times New Roman"/>
                <w:spacing w:val="21"/>
                <w:w w:val="110"/>
              </w:rPr>
              <w:t xml:space="preserve"> </w:t>
            </w:r>
            <w:r>
              <w:rPr>
                <w:rFonts w:ascii="Times New Roman"/>
                <w:w w:val="105"/>
              </w:rPr>
              <w:t>shift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24314F" w14:textId="77777777" w:rsidR="00FB4955" w:rsidRDefault="00E6617D">
            <w:pPr>
              <w:pStyle w:val="TableParagraph"/>
              <w:tabs>
                <w:tab w:val="left" w:pos="1253"/>
                <w:tab w:val="left" w:pos="1877"/>
              </w:tabs>
              <w:spacing w:line="237" w:lineRule="exact"/>
              <w:ind w:left="115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</w:rPr>
              <w:t>Emission</w:t>
            </w:r>
            <w:r>
              <w:rPr>
                <w:rFonts w:ascii="Times New Roman"/>
              </w:rPr>
              <w:tab/>
              <w:t>line</w:t>
            </w:r>
            <w:r>
              <w:rPr>
                <w:rFonts w:ascii="Times New Roman"/>
              </w:rPr>
              <w:tab/>
            </w:r>
            <w:r>
              <w:rPr>
                <w:rFonts w:ascii="Times New Roman"/>
                <w:spacing w:val="-2"/>
                <w:w w:val="105"/>
              </w:rPr>
              <w:t>s</w:t>
            </w:r>
            <w:r>
              <w:rPr>
                <w:rFonts w:ascii="Times New Roman"/>
                <w:spacing w:val="-1"/>
                <w:w w:val="105"/>
              </w:rPr>
              <w:t>h</w:t>
            </w:r>
            <w:r>
              <w:rPr>
                <w:rFonts w:ascii="Times New Roman"/>
                <w:spacing w:val="-2"/>
                <w:w w:val="105"/>
              </w:rPr>
              <w:t>if</w:t>
            </w:r>
            <w:r>
              <w:rPr>
                <w:rFonts w:ascii="Times New Roman"/>
                <w:spacing w:val="-1"/>
                <w:w w:val="105"/>
              </w:rPr>
              <w:t>t</w:t>
            </w:r>
            <w:r>
              <w:rPr>
                <w:rFonts w:ascii="Times New Roman"/>
                <w:spacing w:val="-2"/>
                <w:w w:val="105"/>
              </w:rPr>
              <w:t>s</w:t>
            </w:r>
          </w:p>
          <w:p w14:paraId="5E848268" w14:textId="77777777" w:rsidR="00FB4955" w:rsidRDefault="00E6617D">
            <w:pPr>
              <w:pStyle w:val="TableParagraph"/>
              <w:spacing w:before="18" w:line="257" w:lineRule="auto"/>
              <w:ind w:left="115" w:right="113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in</w:t>
            </w:r>
            <w:proofErr w:type="gramEnd"/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5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w</w:t>
            </w:r>
            <w:r>
              <w:rPr>
                <w:rFonts w:ascii="Times New Roman"/>
                <w:spacing w:val="-2"/>
                <w:w w:val="105"/>
              </w:rPr>
              <w:t>av</w:t>
            </w:r>
            <w:r>
              <w:rPr>
                <w:rFonts w:ascii="Times New Roman"/>
                <w:spacing w:val="-3"/>
                <w:w w:val="105"/>
              </w:rPr>
              <w:t>ele</w:t>
            </w:r>
            <w:r>
              <w:rPr>
                <w:rFonts w:ascii="Times New Roman"/>
                <w:spacing w:val="-2"/>
                <w:w w:val="105"/>
              </w:rPr>
              <w:t>ngth</w:t>
            </w:r>
            <w:r>
              <w:rPr>
                <w:rFonts w:ascii="Times New Roman"/>
                <w:w w:val="105"/>
              </w:rPr>
              <w:t xml:space="preserve">  </w:t>
            </w:r>
            <w:r>
              <w:rPr>
                <w:rFonts w:ascii="Times New Roman"/>
                <w:spacing w:val="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 xml:space="preserve">or  </w:t>
            </w:r>
            <w:r>
              <w:rPr>
                <w:rFonts w:ascii="Times New Roman"/>
                <w:spacing w:val="6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has</w:t>
            </w:r>
            <w:r>
              <w:rPr>
                <w:rFonts w:ascii="Times New Roman"/>
                <w:spacing w:val="20"/>
                <w:w w:val="106"/>
              </w:rPr>
              <w:t xml:space="preserve"> </w:t>
            </w:r>
            <w:r>
              <w:rPr>
                <w:rFonts w:ascii="Times New Roman"/>
                <w:w w:val="105"/>
              </w:rPr>
              <w:t>broadening</w:t>
            </w:r>
          </w:p>
        </w:tc>
        <w:tc>
          <w:tcPr>
            <w:tcW w:w="25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8BC067" w14:textId="77777777" w:rsidR="00FB4955" w:rsidRDefault="00E6617D">
            <w:pPr>
              <w:pStyle w:val="TableParagraph"/>
              <w:spacing w:line="237" w:lineRule="exact"/>
              <w:ind w:left="115"/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w w:val="105"/>
              </w:rPr>
              <w:t>Doppler</w:t>
            </w:r>
            <w:r>
              <w:rPr>
                <w:rFonts w:ascii="Times New Roman"/>
                <w:spacing w:val="29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shift</w:t>
            </w:r>
            <w:r>
              <w:rPr>
                <w:rFonts w:ascii="Times New Roman"/>
                <w:spacing w:val="29"/>
                <w:w w:val="105"/>
              </w:rPr>
              <w:t xml:space="preserve"> </w:t>
            </w:r>
            <w:r>
              <w:rPr>
                <w:rFonts w:ascii="Times New Roman"/>
                <w:spacing w:val="-3"/>
                <w:w w:val="105"/>
              </w:rPr>
              <w:t>c</w:t>
            </w:r>
            <w:r>
              <w:rPr>
                <w:rFonts w:ascii="Times New Roman"/>
                <w:spacing w:val="-2"/>
                <w:w w:val="105"/>
              </w:rPr>
              <w:t>onv</w:t>
            </w:r>
            <w:r>
              <w:rPr>
                <w:rFonts w:ascii="Times New Roman"/>
                <w:spacing w:val="-3"/>
                <w:w w:val="105"/>
              </w:rPr>
              <w:t>ol</w:t>
            </w:r>
            <w:r>
              <w:rPr>
                <w:rFonts w:ascii="Times New Roman"/>
                <w:spacing w:val="-2"/>
                <w:w w:val="105"/>
              </w:rPr>
              <w:t>v</w:t>
            </w:r>
            <w:r>
              <w:rPr>
                <w:rFonts w:ascii="Times New Roman"/>
                <w:spacing w:val="-3"/>
                <w:w w:val="105"/>
              </w:rPr>
              <w:t>es</w:t>
            </w:r>
          </w:p>
          <w:p w14:paraId="3860E31F" w14:textId="77777777" w:rsidR="00FB4955" w:rsidRDefault="00E6617D">
            <w:pPr>
              <w:pStyle w:val="TableParagraph"/>
              <w:spacing w:before="18" w:line="257" w:lineRule="auto"/>
              <w:ind w:left="115" w:right="113"/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Times New Roman"/>
                <w:w w:val="105"/>
              </w:rPr>
              <w:t>with</w:t>
            </w:r>
            <w:proofErr w:type="gramEnd"/>
            <w:r>
              <w:rPr>
                <w:rFonts w:ascii="Times New Roman"/>
                <w:spacing w:val="1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band-pass</w:t>
            </w:r>
            <w:r>
              <w:rPr>
                <w:rFonts w:ascii="Times New Roman"/>
                <w:spacing w:val="10"/>
                <w:w w:val="105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sensitiv</w:t>
            </w:r>
            <w:proofErr w:type="spellEnd"/>
            <w:r>
              <w:rPr>
                <w:rFonts w:ascii="Times New Roman"/>
                <w:w w:val="105"/>
              </w:rPr>
              <w:t>-</w:t>
            </w:r>
            <w:r>
              <w:rPr>
                <w:rFonts w:ascii="Times New Roman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spacing w:val="-3"/>
                <w:w w:val="105"/>
              </w:rPr>
              <w:t>i</w:t>
            </w:r>
            <w:r>
              <w:rPr>
                <w:rFonts w:ascii="Times New Roman"/>
                <w:spacing w:val="-2"/>
                <w:w w:val="105"/>
              </w:rPr>
              <w:t>ty</w:t>
            </w:r>
            <w:proofErr w:type="spellEnd"/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to</w:t>
            </w:r>
            <w:r>
              <w:rPr>
                <w:rFonts w:ascii="Times New Roman"/>
                <w:spacing w:val="10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cause</w:t>
            </w:r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spacing w:val="-1"/>
                <w:w w:val="105"/>
              </w:rPr>
              <w:t>appar</w:t>
            </w:r>
            <w:r>
              <w:rPr>
                <w:rFonts w:ascii="Times New Roman"/>
                <w:spacing w:val="-2"/>
                <w:w w:val="105"/>
              </w:rPr>
              <w:t>e</w:t>
            </w:r>
            <w:r>
              <w:rPr>
                <w:rFonts w:ascii="Times New Roman"/>
                <w:spacing w:val="-1"/>
                <w:w w:val="105"/>
              </w:rPr>
              <w:t>nt</w:t>
            </w:r>
            <w:r>
              <w:rPr>
                <w:rFonts w:ascii="Times New Roman"/>
                <w:spacing w:val="11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re-</w:t>
            </w:r>
            <w:r>
              <w:rPr>
                <w:rFonts w:ascii="Times New Roman"/>
                <w:spacing w:val="22"/>
                <w:w w:val="99"/>
              </w:rPr>
              <w:t xml:space="preserve"> </w:t>
            </w:r>
            <w:proofErr w:type="spellStart"/>
            <w:r>
              <w:rPr>
                <w:rFonts w:ascii="Times New Roman"/>
                <w:w w:val="105"/>
              </w:rPr>
              <w:t>duction</w:t>
            </w:r>
            <w:proofErr w:type="spellEnd"/>
            <w:r>
              <w:rPr>
                <w:rFonts w:ascii="Times New Roman"/>
                <w:spacing w:val="12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in</w:t>
            </w:r>
            <w:r>
              <w:rPr>
                <w:rFonts w:ascii="Times New Roman"/>
                <w:spacing w:val="13"/>
                <w:w w:val="105"/>
              </w:rPr>
              <w:t xml:space="preserve"> </w:t>
            </w:r>
            <w:r>
              <w:rPr>
                <w:rFonts w:ascii="Times New Roman"/>
                <w:w w:val="105"/>
              </w:rPr>
              <w:t>emission</w:t>
            </w:r>
          </w:p>
        </w:tc>
      </w:tr>
    </w:tbl>
    <w:p w14:paraId="2E180159" w14:textId="77777777" w:rsidR="00FB4955" w:rsidRDefault="00FB4955">
      <w:pPr>
        <w:spacing w:line="257" w:lineRule="auto"/>
        <w:jc w:val="both"/>
        <w:rPr>
          <w:rFonts w:ascii="Times New Roman" w:eastAsia="Times New Roman" w:hAnsi="Times New Roman" w:cs="Times New Roman"/>
        </w:rPr>
        <w:sectPr w:rsidR="00FB4955">
          <w:headerReference w:type="even" r:id="rId12"/>
          <w:headerReference w:type="default" r:id="rId13"/>
          <w:pgSz w:w="12240" w:h="15840"/>
          <w:pgMar w:top="1340" w:right="1320" w:bottom="280" w:left="1600" w:header="1132" w:footer="0" w:gutter="0"/>
          <w:pgNumType w:start="11"/>
          <w:cols w:space="720"/>
        </w:sectPr>
      </w:pPr>
    </w:p>
    <w:p w14:paraId="69F882AE" w14:textId="77777777" w:rsidR="00FB4955" w:rsidRDefault="00FB4955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7DBA34C2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spacing w:before="55"/>
        <w:jc w:val="both"/>
        <w:rPr>
          <w:b w:val="0"/>
          <w:bCs w:val="0"/>
        </w:rPr>
      </w:pPr>
      <w:r>
        <w:rPr>
          <w:w w:val="110"/>
        </w:rPr>
        <w:t>Mass-</w:t>
      </w:r>
      <w:proofErr w:type="gramStart"/>
      <w:r>
        <w:rPr>
          <w:w w:val="110"/>
        </w:rPr>
        <w:t>loss  Dimming</w:t>
      </w:r>
      <w:proofErr w:type="gramEnd"/>
    </w:p>
    <w:p w14:paraId="6B86F7BA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DA8126" w14:textId="77777777" w:rsidR="00FB4955" w:rsidRDefault="00E6617D">
      <w:pPr>
        <w:pStyle w:val="BodyText"/>
        <w:spacing w:before="162" w:line="451" w:lineRule="auto"/>
        <w:ind w:right="117" w:firstLine="576"/>
        <w:jc w:val="both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</w:t>
      </w:r>
      <w:r>
        <w:rPr>
          <w:spacing w:val="-1"/>
          <w:w w:val="105"/>
        </w:rPr>
        <w:t>al</w:t>
      </w:r>
      <w:r>
        <w:rPr>
          <w:spacing w:val="7"/>
          <w:w w:val="105"/>
        </w:rPr>
        <w:t xml:space="preserve"> </w:t>
      </w:r>
      <w:r>
        <w:rPr>
          <w:w w:val="105"/>
        </w:rPr>
        <w:t>process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mass-loss</w:t>
      </w:r>
      <w:r>
        <w:rPr>
          <w:spacing w:val="7"/>
          <w:w w:val="105"/>
        </w:rPr>
        <w:t xml:space="preserve"> </w:t>
      </w:r>
      <w:r>
        <w:rPr>
          <w:w w:val="105"/>
        </w:rPr>
        <w:t>dimming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del w:id="38" w:author="Tom Woods" w:date="2016-01-17T13:30:00Z">
        <w:r w:rsidDel="003E20ED">
          <w:rPr>
            <w:w w:val="105"/>
          </w:rPr>
          <w:delText>ejection</w:delText>
        </w:r>
        <w:r w:rsidDel="003E20ED">
          <w:rPr>
            <w:spacing w:val="6"/>
            <w:w w:val="105"/>
          </w:rPr>
          <w:delText xml:space="preserve"> </w:delText>
        </w:r>
      </w:del>
      <w:ins w:id="39" w:author="Tom Woods" w:date="2016-01-17T13:30:00Z">
        <w:r w:rsidR="003E20ED">
          <w:rPr>
            <w:w w:val="105"/>
          </w:rPr>
          <w:t>eruption</w:t>
        </w:r>
        <w:r w:rsidR="003E20ED">
          <w:rPr>
            <w:spacing w:val="6"/>
            <w:w w:val="105"/>
          </w:rPr>
          <w:t xml:space="preserve"> </w:t>
        </w:r>
      </w:ins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emitting</w:t>
      </w:r>
      <w:r>
        <w:rPr>
          <w:spacing w:val="6"/>
          <w:w w:val="105"/>
        </w:rPr>
        <w:t xml:space="preserve"> </w:t>
      </w:r>
      <w:r>
        <w:rPr>
          <w:w w:val="105"/>
        </w:rPr>
        <w:t>plasma</w:t>
      </w:r>
      <w:r>
        <w:rPr>
          <w:spacing w:val="7"/>
          <w:w w:val="105"/>
        </w:rPr>
        <w:t xml:space="preserve"> </w:t>
      </w:r>
      <w:r>
        <w:rPr>
          <w:w w:val="105"/>
        </w:rPr>
        <w:t>(see</w:t>
      </w:r>
      <w:r>
        <w:rPr>
          <w:spacing w:val="7"/>
          <w:w w:val="105"/>
        </w:rPr>
        <w:t xml:space="preserve"> </w:t>
      </w: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hyperlink w:anchor="_bookmark14" w:history="1">
        <w:r>
          <w:rPr>
            <w:w w:val="105"/>
          </w:rPr>
          <w:t>3.1;</w:t>
        </w:r>
      </w:hyperlink>
      <w:r>
        <w:rPr>
          <w:spacing w:val="28"/>
          <w:w w:val="99"/>
        </w:rPr>
        <w:t xml:space="preserve"> </w:t>
      </w:r>
      <w:hyperlink w:anchor="_bookmark32" w:history="1">
        <w:r>
          <w:rPr>
            <w:w w:val="105"/>
          </w:rPr>
          <w:t>Harrison</w:t>
        </w:r>
        <w:r>
          <w:rPr>
            <w:spacing w:val="38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39"/>
            <w:w w:val="105"/>
          </w:rPr>
          <w:t xml:space="preserve"> </w:t>
        </w:r>
        <w:r>
          <w:rPr>
            <w:spacing w:val="-3"/>
            <w:w w:val="105"/>
          </w:rPr>
          <w:t>Ly</w:t>
        </w:r>
        <w:r>
          <w:rPr>
            <w:spacing w:val="-2"/>
            <w:w w:val="105"/>
          </w:rPr>
          <w:t>on</w:t>
        </w:r>
        <w:r>
          <w:rPr>
            <w:spacing w:val="-3"/>
            <w:w w:val="105"/>
          </w:rPr>
          <w:t>s</w:t>
        </w:r>
      </w:hyperlink>
      <w:r>
        <w:rPr>
          <w:spacing w:val="38"/>
          <w:w w:val="105"/>
        </w:rPr>
        <w:t xml:space="preserve"> </w:t>
      </w:r>
      <w:hyperlink w:anchor="_bookmark32" w:history="1">
        <w:r>
          <w:rPr>
            <w:w w:val="105"/>
          </w:rPr>
          <w:t>2000;</w:t>
        </w:r>
      </w:hyperlink>
      <w:r>
        <w:rPr>
          <w:spacing w:val="39"/>
          <w:w w:val="105"/>
        </w:rPr>
        <w:t xml:space="preserve"> </w:t>
      </w:r>
      <w:hyperlink w:anchor="_bookmark30" w:history="1">
        <w:proofErr w:type="spellStart"/>
        <w:r>
          <w:rPr>
            <w:w w:val="105"/>
          </w:rPr>
          <w:t>Harra</w:t>
        </w:r>
        <w:proofErr w:type="spellEnd"/>
        <w:r>
          <w:rPr>
            <w:spacing w:val="39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38"/>
            <w:w w:val="105"/>
          </w:rPr>
          <w:t xml:space="preserve"> </w:t>
        </w:r>
        <w:r>
          <w:rPr>
            <w:w w:val="105"/>
          </w:rPr>
          <w:t>Sterling</w:t>
        </w:r>
      </w:hyperlink>
      <w:r>
        <w:rPr>
          <w:spacing w:val="39"/>
          <w:w w:val="105"/>
        </w:rPr>
        <w:t xml:space="preserve"> </w:t>
      </w:r>
      <w:hyperlink w:anchor="_bookmark30" w:history="1">
        <w:r>
          <w:rPr>
            <w:w w:val="105"/>
          </w:rPr>
          <w:t>2001)</w:t>
        </w:r>
      </w:hyperlink>
      <w:r>
        <w:rPr>
          <w:w w:val="105"/>
        </w:rPr>
        <w:t>.</w:t>
      </w:r>
      <w:r>
        <w:rPr>
          <w:spacing w:val="48"/>
          <w:w w:val="105"/>
        </w:rPr>
        <w:t xml:space="preserve"> </w:t>
      </w:r>
      <w:r>
        <w:rPr>
          <w:w w:val="105"/>
        </w:rPr>
        <w:t>It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38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CME</w:t>
      </w:r>
      <w:ins w:id="40" w:author="Tom Woods" w:date="2016-01-17T13:32:00Z">
        <w:r w:rsidR="003E20ED">
          <w:rPr>
            <w:w w:val="105"/>
          </w:rPr>
          <w:t xml:space="preserve"> (plasma leaves the sun)</w:t>
        </w:r>
      </w:ins>
      <w:r>
        <w:rPr>
          <w:spacing w:val="39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w w:val="105"/>
        </w:rPr>
        <w:t>failed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j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ins w:id="41" w:author="Tom Woods" w:date="2016-01-17T13:32:00Z">
        <w:r w:rsidR="003E20ED">
          <w:rPr>
            <w:spacing w:val="-1"/>
            <w:w w:val="105"/>
          </w:rPr>
          <w:t xml:space="preserve"> (plasma rises and then falls back onto the sun)</w:t>
        </w:r>
      </w:ins>
      <w:r>
        <w:rPr>
          <w:spacing w:val="-1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99"/>
        </w:rPr>
        <w:t xml:space="preserve"> </w:t>
      </w:r>
      <w:r>
        <w:rPr>
          <w:w w:val="105"/>
        </w:rPr>
        <w:t>latter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w w:val="105"/>
        </w:rPr>
        <w:t>still</w:t>
      </w:r>
      <w:r>
        <w:rPr>
          <w:spacing w:val="11"/>
          <w:w w:val="105"/>
        </w:rPr>
        <w:t xml:space="preserve"> </w:t>
      </w:r>
      <w:r>
        <w:rPr>
          <w:w w:val="105"/>
        </w:rPr>
        <w:t>manifests</w:t>
      </w:r>
      <w:r>
        <w:rPr>
          <w:spacing w:val="11"/>
          <w:w w:val="105"/>
        </w:rPr>
        <w:t xml:space="preserve"> </w:t>
      </w:r>
      <w:r>
        <w:rPr>
          <w:w w:val="105"/>
        </w:rPr>
        <w:t>locally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mas</w:t>
      </w:r>
      <w:r>
        <w:rPr>
          <w:spacing w:val="-2"/>
          <w:w w:val="105"/>
        </w:rPr>
        <w:t>s-loss</w:t>
      </w:r>
      <w:r>
        <w:rPr>
          <w:spacing w:val="11"/>
          <w:w w:val="105"/>
        </w:rPr>
        <w:t xml:space="preserve"> </w:t>
      </w:r>
      <w:r>
        <w:rPr>
          <w:w w:val="105"/>
        </w:rPr>
        <w:t>dimming,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d</w:t>
      </w:r>
      <w:r>
        <w:rPr>
          <w:spacing w:val="1"/>
          <w:w w:val="105"/>
        </w:rPr>
        <w:t>oes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result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appearance</w:t>
      </w:r>
      <w:r>
        <w:rPr>
          <w:spacing w:val="50"/>
          <w:w w:val="99"/>
        </w:rPr>
        <w:t xml:space="preserve"> </w:t>
      </w:r>
      <w:r>
        <w:rPr>
          <w:w w:val="105"/>
        </w:rPr>
        <w:t>of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CME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40"/>
          <w:w w:val="105"/>
        </w:rPr>
        <w:t xml:space="preserve"> </w:t>
      </w:r>
      <w:r>
        <w:rPr>
          <w:w w:val="105"/>
        </w:rPr>
        <w:t>coronagraph</w:t>
      </w:r>
      <w:r>
        <w:rPr>
          <w:spacing w:val="39"/>
          <w:w w:val="105"/>
        </w:rPr>
        <w:t xml:space="preserve"> </w:t>
      </w:r>
      <w:r>
        <w:rPr>
          <w:w w:val="105"/>
        </w:rPr>
        <w:t>data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may</w:t>
      </w:r>
      <w:r>
        <w:rPr>
          <w:spacing w:val="40"/>
          <w:w w:val="105"/>
        </w:rPr>
        <w:t xml:space="preserve"> </w:t>
      </w:r>
      <w:r>
        <w:rPr>
          <w:w w:val="105"/>
        </w:rPr>
        <w:t>not</w:t>
      </w:r>
      <w:r>
        <w:rPr>
          <w:spacing w:val="39"/>
          <w:w w:val="105"/>
        </w:rPr>
        <w:t xml:space="preserve"> </w:t>
      </w:r>
      <w:r>
        <w:rPr>
          <w:w w:val="105"/>
        </w:rPr>
        <w:t>app</w:t>
      </w:r>
      <w:r>
        <w:rPr>
          <w:spacing w:val="1"/>
          <w:w w:val="105"/>
        </w:rPr>
        <w:t>e</w:t>
      </w:r>
      <w:r>
        <w:rPr>
          <w:w w:val="105"/>
        </w:rPr>
        <w:t>ar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-i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grat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9"/>
          <w:w w:val="105"/>
        </w:rPr>
        <w:t xml:space="preserve"> </w:t>
      </w:r>
      <w:r>
        <w:rPr>
          <w:w w:val="105"/>
        </w:rPr>
        <w:t>spectrograph</w:t>
      </w:r>
      <w:r>
        <w:rPr>
          <w:spacing w:val="40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EVE.</w:t>
      </w:r>
      <w:r>
        <w:rPr>
          <w:spacing w:val="35"/>
          <w:w w:val="109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ins w:id="42" w:author="Tom Woods" w:date="2016-01-17T13:33:00Z">
        <w:r w:rsidR="005B3822">
          <w:rPr>
            <w:spacing w:val="21"/>
            <w:w w:val="105"/>
          </w:rPr>
          <w:t xml:space="preserve">eruption </w:t>
        </w:r>
      </w:ins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21"/>
          <w:w w:val="105"/>
        </w:rPr>
        <w:t xml:space="preserve"> </w:t>
      </w:r>
      <w:r>
        <w:rPr>
          <w:spacing w:val="1"/>
          <w:w w:val="105"/>
        </w:rPr>
        <w:t>mo</w:t>
      </w:r>
      <w:r>
        <w:rPr>
          <w:w w:val="105"/>
        </w:rPr>
        <w:t>d</w:t>
      </w:r>
      <w:r>
        <w:rPr>
          <w:spacing w:val="1"/>
          <w:w w:val="105"/>
        </w:rPr>
        <w:t>el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tandard</w:t>
      </w:r>
      <w:r>
        <w:rPr>
          <w:spacing w:val="21"/>
          <w:w w:val="105"/>
        </w:rPr>
        <w:t xml:space="preserve"> </w:t>
      </w:r>
      <w:r>
        <w:rPr>
          <w:w w:val="105"/>
        </w:rPr>
        <w:t>CME</w:t>
      </w:r>
      <w:r>
        <w:rPr>
          <w:spacing w:val="21"/>
          <w:w w:val="105"/>
        </w:rPr>
        <w:t xml:space="preserve"> </w:t>
      </w:r>
      <w:r>
        <w:rPr>
          <w:w w:val="105"/>
        </w:rPr>
        <w:t>initiation</w:t>
      </w:r>
      <w:r>
        <w:rPr>
          <w:spacing w:val="21"/>
          <w:w w:val="105"/>
        </w:rPr>
        <w:t xml:space="preserve"> </w:t>
      </w:r>
      <w:r>
        <w:rPr>
          <w:w w:val="105"/>
        </w:rPr>
        <w:t>discussed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Section</w:t>
      </w:r>
      <w:r>
        <w:rPr>
          <w:spacing w:val="21"/>
          <w:w w:val="105"/>
        </w:rPr>
        <w:t xml:space="preserve"> </w:t>
      </w:r>
      <w:hyperlink w:anchor="_bookmark9" w:history="1">
        <w:r>
          <w:rPr>
            <w:w w:val="105"/>
          </w:rPr>
          <w:t>2.2.</w:t>
        </w:r>
      </w:hyperlink>
      <w:r>
        <w:rPr>
          <w:spacing w:val="52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22"/>
          <w:w w:val="105"/>
        </w:rPr>
        <w:t xml:space="preserve"> </w:t>
      </w:r>
      <w:r>
        <w:rPr>
          <w:w w:val="105"/>
        </w:rPr>
        <w:t>where</w:t>
      </w:r>
      <w:r>
        <w:rPr>
          <w:spacing w:val="21"/>
          <w:w w:val="105"/>
        </w:rPr>
        <w:t xml:space="preserve"> </w:t>
      </w:r>
      <w:r>
        <w:rPr>
          <w:w w:val="105"/>
        </w:rPr>
        <w:t>most</w:t>
      </w:r>
      <w:r>
        <w:rPr>
          <w:spacing w:val="29"/>
          <w:w w:val="138"/>
        </w:rPr>
        <w:t xml:space="preserve"> </w:t>
      </w:r>
      <w:ins w:id="43" w:author="Tom Woods" w:date="2016-01-17T13:34:00Z">
        <w:r w:rsidR="005B3822">
          <w:rPr>
            <w:spacing w:val="29"/>
            <w:w w:val="138"/>
          </w:rPr>
          <w:t xml:space="preserve">CME </w:t>
        </w:r>
      </w:ins>
      <w:r>
        <w:rPr>
          <w:w w:val="105"/>
        </w:rPr>
        <w:t>discussions</w:t>
      </w:r>
      <w:r>
        <w:rPr>
          <w:spacing w:val="51"/>
          <w:w w:val="105"/>
        </w:rPr>
        <w:t xml:space="preserve"> </w:t>
      </w:r>
      <w:r>
        <w:rPr>
          <w:w w:val="105"/>
        </w:rPr>
        <w:t>will</w:t>
      </w:r>
      <w:r>
        <w:rPr>
          <w:spacing w:val="52"/>
          <w:w w:val="105"/>
        </w:rPr>
        <w:t xml:space="preserve"> </w:t>
      </w:r>
      <w:r>
        <w:rPr>
          <w:w w:val="105"/>
        </w:rPr>
        <w:t>then</w:t>
      </w:r>
      <w:r>
        <w:rPr>
          <w:spacing w:val="52"/>
          <w:w w:val="105"/>
        </w:rPr>
        <w:t xml:space="preserve"> </w:t>
      </w:r>
      <w:r>
        <w:rPr>
          <w:spacing w:val="-3"/>
          <w:w w:val="105"/>
        </w:rPr>
        <w:t>follow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52"/>
          <w:w w:val="105"/>
        </w:rPr>
        <w:t xml:space="preserve"> </w:t>
      </w:r>
      <w:r>
        <w:rPr>
          <w:w w:val="105"/>
        </w:rPr>
        <w:t>CME</w:t>
      </w:r>
      <w:r>
        <w:rPr>
          <w:spacing w:val="52"/>
          <w:w w:val="105"/>
        </w:rPr>
        <w:t xml:space="preserve"> </w:t>
      </w:r>
      <w:r>
        <w:rPr>
          <w:w w:val="105"/>
        </w:rPr>
        <w:t>as</w:t>
      </w:r>
      <w:r>
        <w:rPr>
          <w:spacing w:val="52"/>
          <w:w w:val="105"/>
        </w:rPr>
        <w:t xml:space="preserve"> </w:t>
      </w:r>
      <w:r>
        <w:rPr>
          <w:w w:val="105"/>
        </w:rPr>
        <w:t>it</w:t>
      </w:r>
      <w:r>
        <w:rPr>
          <w:spacing w:val="52"/>
          <w:w w:val="105"/>
        </w:rPr>
        <w:t xml:space="preserve"> </w:t>
      </w:r>
      <w:r>
        <w:rPr>
          <w:w w:val="105"/>
        </w:rPr>
        <w:t>transitions</w:t>
      </w:r>
      <w:r>
        <w:rPr>
          <w:spacing w:val="52"/>
          <w:w w:val="105"/>
        </w:rPr>
        <w:t xml:space="preserve"> </w:t>
      </w:r>
      <w:ins w:id="44" w:author="Tom Woods" w:date="2016-01-17T13:34:00Z">
        <w:r w:rsidR="005B3822">
          <w:rPr>
            <w:spacing w:val="52"/>
            <w:w w:val="105"/>
          </w:rPr>
          <w:t>away from the sun in</w:t>
        </w:r>
      </w:ins>
      <w:r>
        <w:rPr>
          <w:w w:val="105"/>
        </w:rPr>
        <w:t>to</w:t>
      </w:r>
      <w:r>
        <w:rPr>
          <w:spacing w:val="52"/>
          <w:w w:val="105"/>
        </w:rPr>
        <w:t xml:space="preserve"> </w:t>
      </w:r>
      <w:r>
        <w:rPr>
          <w:w w:val="105"/>
        </w:rPr>
        <w:t>an</w:t>
      </w:r>
      <w:r>
        <w:rPr>
          <w:spacing w:val="52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tary</w:t>
      </w:r>
      <w:r>
        <w:rPr>
          <w:spacing w:val="51"/>
          <w:w w:val="105"/>
        </w:rPr>
        <w:t xml:space="preserve"> </w:t>
      </w:r>
      <w:r>
        <w:rPr>
          <w:w w:val="105"/>
        </w:rPr>
        <w:t>CME,</w:t>
      </w:r>
      <w:r>
        <w:rPr>
          <w:spacing w:val="5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mass-loss</w:t>
      </w:r>
      <w:r>
        <w:rPr>
          <w:spacing w:val="27"/>
        </w:rPr>
        <w:t xml:space="preserve"> </w:t>
      </w:r>
      <w:r>
        <w:rPr>
          <w:w w:val="105"/>
        </w:rPr>
        <w:t>dimming</w:t>
      </w:r>
      <w:r>
        <w:rPr>
          <w:spacing w:val="15"/>
          <w:w w:val="105"/>
        </w:rPr>
        <w:t xml:space="preserve"> </w:t>
      </w:r>
      <w:r>
        <w:rPr>
          <w:spacing w:val="-4"/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instead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tai</w:t>
      </w:r>
      <w:r>
        <w:rPr>
          <w:spacing w:val="-2"/>
          <w:w w:val="105"/>
        </w:rPr>
        <w:t>ls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oi</w:t>
      </w:r>
      <w:r>
        <w:rPr>
          <w:spacing w:val="-2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left</w:t>
      </w:r>
      <w:r>
        <w:rPr>
          <w:spacing w:val="16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</w:t>
      </w:r>
      <w:r>
        <w:rPr>
          <w:w w:val="105"/>
        </w:rPr>
        <w:t>h</w:t>
      </w:r>
      <w:r>
        <w:rPr>
          <w:spacing w:val="1"/>
          <w:w w:val="105"/>
        </w:rPr>
        <w:t>i</w:t>
      </w:r>
      <w:r>
        <w:rPr>
          <w:w w:val="105"/>
        </w:rPr>
        <w:t>nd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corona.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mass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5"/>
        </w:rPr>
        <w:t xml:space="preserve"> </w:t>
      </w:r>
      <w:r>
        <w:rPr>
          <w:w w:val="105"/>
        </w:rPr>
        <w:t>an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age</w:t>
      </w:r>
      <w:r>
        <w:rPr>
          <w:spacing w:val="20"/>
          <w:w w:val="105"/>
        </w:rPr>
        <w:t xml:space="preserve"> </w:t>
      </w:r>
      <w:r>
        <w:rPr>
          <w:w w:val="105"/>
        </w:rPr>
        <w:t>CME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typ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al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act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region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same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magnitude:</w:t>
      </w:r>
      <w:r>
        <w:rPr>
          <w:spacing w:val="49"/>
          <w:w w:val="105"/>
        </w:rPr>
        <w:t xml:space="preserve"> </w:t>
      </w:r>
      <w:r>
        <w:rPr>
          <w:w w:val="105"/>
        </w:rPr>
        <w:t>10</w:t>
      </w:r>
      <w:r>
        <w:rPr>
          <w:rFonts w:cs="Times New Roman"/>
          <w:w w:val="105"/>
          <w:position w:val="8"/>
          <w:sz w:val="16"/>
          <w:szCs w:val="16"/>
        </w:rPr>
        <w:t>15</w:t>
      </w:r>
      <w:r>
        <w:rPr>
          <w:rFonts w:cs="Times New Roman"/>
          <w:spacing w:val="5"/>
          <w:w w:val="105"/>
          <w:position w:val="8"/>
          <w:sz w:val="16"/>
          <w:szCs w:val="16"/>
        </w:rPr>
        <w:t xml:space="preserve"> </w:t>
      </w:r>
      <w:r>
        <w:rPr>
          <w:rFonts w:cs="Times New Roman"/>
          <w:i/>
          <w:spacing w:val="4"/>
          <w:w w:val="105"/>
        </w:rPr>
        <w:t>g</w:t>
      </w:r>
      <w:r>
        <w:rPr>
          <w:spacing w:val="3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w w:val="105"/>
        </w:rPr>
        <w:t>meaning</w:t>
      </w:r>
      <w:r>
        <w:rPr>
          <w:spacing w:val="22"/>
          <w:w w:val="99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departing</w:t>
      </w:r>
      <w:r>
        <w:rPr>
          <w:spacing w:val="22"/>
          <w:w w:val="105"/>
        </w:rPr>
        <w:t xml:space="preserve"> </w:t>
      </w:r>
      <w:r>
        <w:rPr>
          <w:w w:val="105"/>
        </w:rPr>
        <w:t>CME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”b</w:t>
      </w:r>
      <w:r>
        <w:rPr>
          <w:spacing w:val="-3"/>
          <w:w w:val="105"/>
        </w:rPr>
        <w:t>low</w:t>
      </w:r>
      <w:r>
        <w:rPr>
          <w:spacing w:val="23"/>
          <w:w w:val="105"/>
        </w:rPr>
        <w:t xml:space="preserve"> </w:t>
      </w:r>
      <w:r>
        <w:rPr>
          <w:w w:val="105"/>
        </w:rPr>
        <w:t>out”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large</w:t>
      </w:r>
      <w:r>
        <w:rPr>
          <w:spacing w:val="22"/>
          <w:w w:val="105"/>
        </w:rPr>
        <w:t xml:space="preserve"> </w:t>
      </w:r>
      <w:r>
        <w:rPr>
          <w:w w:val="105"/>
        </w:rPr>
        <w:t>part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act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w w:val="105"/>
        </w:rPr>
        <w:t>region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(</w:t>
      </w:r>
      <w:hyperlink w:anchor="_bookmark29" w:history="1">
        <w:proofErr w:type="spellStart"/>
        <w:r>
          <w:rPr>
            <w:spacing w:val="-3"/>
            <w:w w:val="105"/>
          </w:rPr>
          <w:t>Asc</w:t>
        </w:r>
        <w:r>
          <w:rPr>
            <w:spacing w:val="-2"/>
            <w:w w:val="105"/>
          </w:rPr>
          <w:t>h</w:t>
        </w:r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and</w:t>
        </w:r>
        <w:r>
          <w:rPr>
            <w:spacing w:val="-3"/>
            <w:w w:val="105"/>
          </w:rPr>
          <w:t>e</w:t>
        </w:r>
        <w:r>
          <w:rPr>
            <w:spacing w:val="-2"/>
            <w:w w:val="105"/>
          </w:rPr>
          <w:t>n</w:t>
        </w:r>
        <w:proofErr w:type="spellEnd"/>
        <w:r>
          <w:rPr>
            <w:spacing w:val="22"/>
            <w:w w:val="105"/>
          </w:rPr>
          <w:t xml:space="preserve"> </w:t>
        </w:r>
        <w:r>
          <w:rPr>
            <w:w w:val="105"/>
          </w:rPr>
          <w:t>et</w:t>
        </w:r>
        <w:r>
          <w:rPr>
            <w:spacing w:val="22"/>
            <w:w w:val="105"/>
          </w:rPr>
          <w:t xml:space="preserve"> </w:t>
        </w:r>
        <w:r>
          <w:rPr>
            <w:w w:val="105"/>
          </w:rPr>
          <w:t>al.</w:t>
        </w:r>
      </w:hyperlink>
      <w:r>
        <w:rPr>
          <w:w w:val="105"/>
        </w:rPr>
        <w:t>,</w:t>
      </w:r>
      <w:r>
        <w:rPr>
          <w:spacing w:val="27"/>
          <w:w w:val="109"/>
        </w:rPr>
        <w:t xml:space="preserve"> </w:t>
      </w:r>
      <w:hyperlink w:anchor="_bookmark29" w:history="1">
        <w:r>
          <w:rPr>
            <w:w w:val="105"/>
          </w:rPr>
          <w:t>2009)</w:t>
        </w:r>
      </w:hyperlink>
      <w:r>
        <w:rPr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w w:val="105"/>
        </w:rPr>
        <w:t>This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</w:t>
      </w:r>
      <w:r>
        <w:rPr>
          <w:spacing w:val="-1"/>
          <w:w w:val="105"/>
        </w:rPr>
        <w:t>al</w:t>
      </w:r>
      <w:r>
        <w:rPr>
          <w:spacing w:val="35"/>
          <w:w w:val="105"/>
        </w:rPr>
        <w:t xml:space="preserve"> </w:t>
      </w:r>
      <w:r>
        <w:rPr>
          <w:w w:val="105"/>
        </w:rPr>
        <w:t>process</w:t>
      </w:r>
      <w:r>
        <w:rPr>
          <w:spacing w:val="34"/>
          <w:w w:val="105"/>
        </w:rPr>
        <w:t xml:space="preserve"> </w:t>
      </w:r>
      <w:r>
        <w:rPr>
          <w:w w:val="105"/>
        </w:rPr>
        <w:t>assumed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main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ontr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butor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4"/>
          <w:w w:val="105"/>
        </w:rPr>
        <w:t xml:space="preserve"> </w:t>
      </w:r>
      <w:r>
        <w:rPr>
          <w:w w:val="105"/>
        </w:rPr>
        <w:t>dimming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10"/>
        </w:rPr>
        <w:t xml:space="preserve"> </w:t>
      </w:r>
      <w:r>
        <w:rPr>
          <w:spacing w:val="-2"/>
          <w:w w:val="105"/>
        </w:rPr>
        <w:t>many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ece</w:t>
      </w:r>
      <w:r>
        <w:rPr>
          <w:spacing w:val="-1"/>
          <w:w w:val="105"/>
        </w:rPr>
        <w:t>nt</w:t>
      </w:r>
      <w:r>
        <w:rPr>
          <w:spacing w:val="20"/>
          <w:w w:val="105"/>
        </w:rPr>
        <w:t xml:space="preserve"> </w:t>
      </w:r>
      <w:r>
        <w:rPr>
          <w:w w:val="105"/>
        </w:rPr>
        <w:t>studies</w:t>
      </w:r>
      <w:r>
        <w:rPr>
          <w:spacing w:val="20"/>
          <w:w w:val="105"/>
        </w:rPr>
        <w:t xml:space="preserve"> </w:t>
      </w:r>
      <w:r>
        <w:rPr>
          <w:w w:val="105"/>
        </w:rPr>
        <w:t>(</w:t>
      </w:r>
      <w:hyperlink w:anchor="_bookmark35" w:history="1">
        <w:r>
          <w:rPr>
            <w:w w:val="105"/>
          </w:rPr>
          <w:t>Sterling</w:t>
        </w:r>
        <w:r>
          <w:rPr>
            <w:spacing w:val="20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21"/>
            <w:w w:val="105"/>
          </w:rPr>
          <w:t xml:space="preserve"> </w:t>
        </w:r>
        <w:r>
          <w:rPr>
            <w:w w:val="105"/>
          </w:rPr>
          <w:t>Hudson</w:t>
        </w:r>
      </w:hyperlink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hyperlink w:anchor="_bookmark35" w:history="1">
        <w:r>
          <w:rPr>
            <w:w w:val="105"/>
          </w:rPr>
          <w:t>1997;</w:t>
        </w:r>
      </w:hyperlink>
      <w:r>
        <w:rPr>
          <w:spacing w:val="20"/>
          <w:w w:val="105"/>
        </w:rPr>
        <w:t xml:space="preserve"> </w:t>
      </w:r>
      <w:hyperlink w:anchor="_bookmark33" w:history="1">
        <w:proofErr w:type="spellStart"/>
        <w:r>
          <w:rPr>
            <w:spacing w:val="-1"/>
            <w:w w:val="105"/>
          </w:rPr>
          <w:t>R</w:t>
        </w:r>
        <w:r>
          <w:rPr>
            <w:spacing w:val="-2"/>
            <w:w w:val="105"/>
          </w:rPr>
          <w:t>ei</w:t>
        </w:r>
        <w:r>
          <w:rPr>
            <w:spacing w:val="-1"/>
            <w:w w:val="105"/>
          </w:rPr>
          <w:t>nard</w:t>
        </w:r>
        <w:proofErr w:type="spellEnd"/>
        <w:r>
          <w:rPr>
            <w:spacing w:val="21"/>
            <w:w w:val="105"/>
          </w:rPr>
          <w:t xml:space="preserve"> </w:t>
        </w:r>
        <w:r>
          <w:rPr>
            <w:w w:val="105"/>
          </w:rPr>
          <w:t>and</w:t>
        </w:r>
        <w:r>
          <w:rPr>
            <w:spacing w:val="21"/>
            <w:w w:val="105"/>
          </w:rPr>
          <w:t xml:space="preserve"> </w:t>
        </w:r>
        <w:proofErr w:type="spellStart"/>
        <w:r>
          <w:rPr>
            <w:spacing w:val="-2"/>
            <w:w w:val="105"/>
          </w:rPr>
          <w:t>B</w:t>
        </w:r>
        <w:r>
          <w:rPr>
            <w:spacing w:val="-3"/>
            <w:w w:val="105"/>
          </w:rPr>
          <w:t>iesec</w:t>
        </w:r>
        <w:r>
          <w:rPr>
            <w:spacing w:val="-2"/>
            <w:w w:val="105"/>
          </w:rPr>
          <w:t>k</w:t>
        </w:r>
        <w:r>
          <w:rPr>
            <w:spacing w:val="-3"/>
            <w:w w:val="105"/>
          </w:rPr>
          <w:t>e</w:t>
        </w:r>
        <w:r>
          <w:rPr>
            <w:spacing w:val="-2"/>
            <w:w w:val="105"/>
          </w:rPr>
          <w:t>r</w:t>
        </w:r>
        <w:proofErr w:type="spellEnd"/>
      </w:hyperlink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hyperlink w:anchor="_bookmark33" w:history="1">
        <w:r>
          <w:rPr>
            <w:w w:val="105"/>
          </w:rPr>
          <w:t>2008,</w:t>
        </w:r>
      </w:hyperlink>
      <w:r>
        <w:rPr>
          <w:spacing w:val="21"/>
          <w:w w:val="105"/>
        </w:rPr>
        <w:t xml:space="preserve"> </w:t>
      </w:r>
      <w:hyperlink w:anchor="_bookmark34" w:history="1">
        <w:r>
          <w:rPr>
            <w:w w:val="105"/>
          </w:rPr>
          <w:t>2009;</w:t>
        </w:r>
      </w:hyperlink>
      <w:r>
        <w:rPr>
          <w:spacing w:val="20"/>
          <w:w w:val="105"/>
        </w:rPr>
        <w:t xml:space="preserve"> </w:t>
      </w:r>
      <w:hyperlink w:anchor="_bookmark29" w:history="1">
        <w:proofErr w:type="spellStart"/>
        <w:r>
          <w:rPr>
            <w:spacing w:val="-3"/>
            <w:w w:val="105"/>
          </w:rPr>
          <w:t>Asc</w:t>
        </w:r>
        <w:r>
          <w:rPr>
            <w:spacing w:val="-2"/>
            <w:w w:val="105"/>
          </w:rPr>
          <w:t>h</w:t>
        </w:r>
        <w:r>
          <w:rPr>
            <w:spacing w:val="-3"/>
            <w:w w:val="105"/>
          </w:rPr>
          <w:t>w</w:t>
        </w:r>
        <w:r>
          <w:rPr>
            <w:spacing w:val="-2"/>
            <w:w w:val="105"/>
          </w:rPr>
          <w:t>and</w:t>
        </w:r>
        <w:r>
          <w:rPr>
            <w:spacing w:val="-3"/>
            <w:w w:val="105"/>
          </w:rPr>
          <w:t>e</w:t>
        </w:r>
        <w:r>
          <w:rPr>
            <w:spacing w:val="-2"/>
            <w:w w:val="105"/>
          </w:rPr>
          <w:t>n</w:t>
        </w:r>
        <w:proofErr w:type="spellEnd"/>
      </w:hyperlink>
      <w:r>
        <w:rPr>
          <w:spacing w:val="35"/>
          <w:w w:val="110"/>
        </w:rPr>
        <w:t xml:space="preserve"> </w:t>
      </w:r>
      <w:hyperlink w:anchor="_bookmark29" w:history="1">
        <w:r>
          <w:rPr>
            <w:w w:val="105"/>
          </w:rPr>
          <w:t>et</w:t>
        </w:r>
        <w:r>
          <w:rPr>
            <w:spacing w:val="28"/>
            <w:w w:val="105"/>
          </w:rPr>
          <w:t xml:space="preserve"> </w:t>
        </w:r>
        <w:r>
          <w:rPr>
            <w:w w:val="105"/>
          </w:rPr>
          <w:t>al.</w:t>
        </w:r>
      </w:hyperlink>
      <w:r>
        <w:rPr>
          <w:w w:val="105"/>
        </w:rPr>
        <w:t>,</w:t>
      </w:r>
      <w:r>
        <w:rPr>
          <w:spacing w:val="29"/>
          <w:w w:val="105"/>
        </w:rPr>
        <w:t xml:space="preserve"> </w:t>
      </w:r>
      <w:hyperlink w:anchor="_bookmark29" w:history="1">
        <w:r>
          <w:rPr>
            <w:w w:val="105"/>
          </w:rPr>
          <w:t>2009)</w:t>
        </w:r>
      </w:hyperlink>
      <w:r>
        <w:rPr>
          <w:w w:val="105"/>
        </w:rPr>
        <w:t>.</w:t>
      </w:r>
      <w:r>
        <w:rPr>
          <w:spacing w:val="19"/>
          <w:w w:val="105"/>
        </w:rPr>
        <w:t xml:space="preserve"> </w:t>
      </w:r>
      <w:hyperlink w:anchor="_bookmark31" w:history="1">
        <w:r>
          <w:rPr>
            <w:spacing w:val="-1"/>
            <w:w w:val="105"/>
          </w:rPr>
          <w:t>Harr</w:t>
        </w:r>
        <w:r>
          <w:rPr>
            <w:spacing w:val="-2"/>
            <w:w w:val="105"/>
          </w:rPr>
          <w:t>is</w:t>
        </w:r>
        <w:r>
          <w:rPr>
            <w:spacing w:val="-1"/>
            <w:w w:val="105"/>
          </w:rPr>
          <w:t>on</w:t>
        </w:r>
        <w:r>
          <w:rPr>
            <w:spacing w:val="29"/>
            <w:w w:val="105"/>
          </w:rPr>
          <w:t xml:space="preserve"> </w:t>
        </w:r>
        <w:r>
          <w:rPr>
            <w:w w:val="105"/>
          </w:rPr>
          <w:t>et</w:t>
        </w:r>
        <w:r>
          <w:rPr>
            <w:spacing w:val="29"/>
            <w:w w:val="105"/>
          </w:rPr>
          <w:t xml:space="preserve"> </w:t>
        </w:r>
        <w:r>
          <w:rPr>
            <w:w w:val="105"/>
          </w:rPr>
          <w:t>al.</w:t>
        </w:r>
      </w:hyperlink>
      <w:r>
        <w:rPr>
          <w:spacing w:val="29"/>
          <w:w w:val="105"/>
        </w:rPr>
        <w:t xml:space="preserve"> </w:t>
      </w:r>
      <w:r>
        <w:rPr>
          <w:w w:val="105"/>
        </w:rPr>
        <w:t>(</w:t>
      </w:r>
      <w:hyperlink w:anchor="_bookmark31" w:history="1">
        <w:r>
          <w:rPr>
            <w:w w:val="105"/>
          </w:rPr>
          <w:t>2003)</w:t>
        </w:r>
      </w:hyperlink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s</w:t>
      </w:r>
      <w:r>
        <w:rPr>
          <w:spacing w:val="-3"/>
          <w:w w:val="105"/>
        </w:rPr>
        <w:t>h</w:t>
      </w:r>
      <w:r>
        <w:rPr>
          <w:spacing w:val="-4"/>
          <w:w w:val="105"/>
        </w:rPr>
        <w:t>owe</w:t>
      </w:r>
      <w:r>
        <w:rPr>
          <w:spacing w:val="-3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29"/>
          <w:w w:val="105"/>
        </w:rPr>
        <w:t xml:space="preserve"> </w:t>
      </w:r>
      <w:proofErr w:type="gramStart"/>
      <w:r>
        <w:rPr>
          <w:w w:val="105"/>
        </w:rPr>
        <w:t>can</w:t>
      </w:r>
      <w:proofErr w:type="gramEnd"/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ac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ount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large</w:t>
      </w:r>
      <w:r>
        <w:rPr>
          <w:spacing w:val="29"/>
          <w:w w:val="105"/>
        </w:rPr>
        <w:t xml:space="preserve"> </w:t>
      </w:r>
      <w:r>
        <w:rPr>
          <w:w w:val="105"/>
        </w:rPr>
        <w:t>percentage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5"/>
        </w:rPr>
        <w:t xml:space="preserve"> </w:t>
      </w:r>
      <w:r>
        <w:rPr>
          <w:w w:val="105"/>
        </w:rPr>
        <w:t>CME</w:t>
      </w:r>
      <w:r>
        <w:rPr>
          <w:spacing w:val="20"/>
          <w:w w:val="105"/>
        </w:rPr>
        <w:t xml:space="preserve"> </w:t>
      </w:r>
      <w:r>
        <w:rPr>
          <w:w w:val="105"/>
        </w:rPr>
        <w:t>mass.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mass-loss</w:t>
      </w:r>
      <w:r>
        <w:rPr>
          <w:spacing w:val="20"/>
          <w:w w:val="105"/>
        </w:rPr>
        <w:t xml:space="preserve"> </w:t>
      </w:r>
      <w:r>
        <w:rPr>
          <w:w w:val="105"/>
        </w:rPr>
        <w:t>dimming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ry</w:t>
      </w:r>
      <w:r>
        <w:rPr>
          <w:spacing w:val="20"/>
          <w:w w:val="105"/>
        </w:rPr>
        <w:t xml:space="preserve"> </w:t>
      </w:r>
      <w:r>
        <w:rPr>
          <w:spacing w:val="-3"/>
          <w:w w:val="105"/>
        </w:rPr>
        <w:t>r</w:t>
      </w:r>
      <w:r>
        <w:rPr>
          <w:spacing w:val="-4"/>
          <w:w w:val="105"/>
        </w:rPr>
        <w:t>ele</w:t>
      </w:r>
      <w:r>
        <w:rPr>
          <w:spacing w:val="-3"/>
          <w:w w:val="105"/>
        </w:rPr>
        <w:t>vant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space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com</w:t>
      </w:r>
      <w:r>
        <w:rPr>
          <w:spacing w:val="-4"/>
          <w:w w:val="105"/>
        </w:rPr>
        <w:t>mun</w:t>
      </w:r>
      <w:r>
        <w:rPr>
          <w:spacing w:val="-5"/>
          <w:w w:val="105"/>
        </w:rPr>
        <w:t>i</w:t>
      </w:r>
      <w:r>
        <w:rPr>
          <w:spacing w:val="-4"/>
          <w:w w:val="105"/>
        </w:rPr>
        <w:t>t</w:t>
      </w:r>
      <w:r>
        <w:rPr>
          <w:spacing w:val="-5"/>
          <w:w w:val="105"/>
        </w:rPr>
        <w:t>y</w:t>
      </w:r>
      <w:ins w:id="45" w:author="Tom Woods" w:date="2016-01-17T13:36:00Z">
        <w:r w:rsidR="005B3822">
          <w:rPr>
            <w:spacing w:val="-5"/>
            <w:w w:val="105"/>
          </w:rPr>
          <w:t xml:space="preserve"> who study and forecast CMEs</w:t>
        </w:r>
      </w:ins>
      <w:r>
        <w:rPr>
          <w:spacing w:val="-4"/>
          <w:w w:val="105"/>
        </w:rPr>
        <w:t>.</w:t>
      </w:r>
    </w:p>
    <w:p w14:paraId="60995BE7" w14:textId="77777777" w:rsidR="00FB4955" w:rsidRDefault="00E6617D">
      <w:pPr>
        <w:pStyle w:val="BodyText"/>
        <w:spacing w:before="11" w:line="455" w:lineRule="auto"/>
        <w:ind w:right="117" w:firstLine="576"/>
        <w:jc w:val="both"/>
      </w:pP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onal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4"/>
          <w:w w:val="105"/>
        </w:rPr>
        <w:t xml:space="preserve"> </w:t>
      </w:r>
      <w:r>
        <w:rPr>
          <w:w w:val="105"/>
        </w:rPr>
        <w:t>mass-loss</w:t>
      </w:r>
      <w:r>
        <w:rPr>
          <w:spacing w:val="54"/>
          <w:w w:val="105"/>
        </w:rPr>
        <w:t xml:space="preserve"> </w:t>
      </w:r>
      <w:r>
        <w:rPr>
          <w:w w:val="105"/>
        </w:rPr>
        <w:t>dimming</w:t>
      </w:r>
      <w:r>
        <w:rPr>
          <w:spacing w:val="54"/>
          <w:w w:val="105"/>
        </w:rPr>
        <w:t xml:space="preserve"> </w:t>
      </w:r>
      <w:r>
        <w:rPr>
          <w:w w:val="105"/>
        </w:rPr>
        <w:t>appears</w:t>
      </w:r>
      <w:r>
        <w:rPr>
          <w:spacing w:val="53"/>
          <w:w w:val="105"/>
        </w:rPr>
        <w:t xml:space="preserve"> </w:t>
      </w:r>
      <w:r>
        <w:rPr>
          <w:w w:val="105"/>
        </w:rPr>
        <w:t>in</w:t>
      </w:r>
      <w:r>
        <w:rPr>
          <w:spacing w:val="54"/>
          <w:w w:val="105"/>
        </w:rPr>
        <w:t xml:space="preserve"> </w:t>
      </w:r>
      <w:r>
        <w:rPr>
          <w:w w:val="105"/>
        </w:rPr>
        <w:t>EVE</w:t>
      </w:r>
      <w:r>
        <w:rPr>
          <w:spacing w:val="53"/>
          <w:w w:val="105"/>
        </w:rPr>
        <w:t xml:space="preserve"> </w:t>
      </w:r>
      <w:r>
        <w:rPr>
          <w:w w:val="105"/>
        </w:rPr>
        <w:t>as</w:t>
      </w:r>
      <w:r>
        <w:rPr>
          <w:spacing w:val="5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le</w:t>
      </w:r>
      <w:r>
        <w:rPr>
          <w:spacing w:val="53"/>
          <w:w w:val="105"/>
        </w:rPr>
        <w:t xml:space="preserve"> </w:t>
      </w:r>
      <w:r>
        <w:rPr>
          <w:w w:val="105"/>
        </w:rPr>
        <w:t>emission</w:t>
      </w:r>
      <w:r>
        <w:rPr>
          <w:spacing w:val="54"/>
          <w:w w:val="105"/>
        </w:rPr>
        <w:t xml:space="preserve"> </w:t>
      </w:r>
      <w:r>
        <w:rPr>
          <w:w w:val="105"/>
        </w:rPr>
        <w:t>lines</w:t>
      </w:r>
      <w:r>
        <w:rPr>
          <w:spacing w:val="53"/>
          <w:w w:val="105"/>
        </w:rPr>
        <w:t xml:space="preserve"> </w:t>
      </w:r>
      <w:r>
        <w:rPr>
          <w:w w:val="105"/>
        </w:rPr>
        <w:t>dropping</w:t>
      </w:r>
      <w:r>
        <w:rPr>
          <w:spacing w:val="29"/>
          <w:w w:val="99"/>
        </w:rPr>
        <w:t xml:space="preserve"> </w:t>
      </w:r>
      <w:r>
        <w:rPr>
          <w:w w:val="105"/>
        </w:rPr>
        <w:t>nearly</w:t>
      </w:r>
      <w:r>
        <w:rPr>
          <w:spacing w:val="40"/>
          <w:w w:val="105"/>
        </w:rPr>
        <w:t xml:space="preserve"> </w:t>
      </w:r>
      <w:r>
        <w:rPr>
          <w:spacing w:val="-3"/>
          <w:w w:val="105"/>
        </w:rPr>
        <w:t>si</w:t>
      </w:r>
      <w:r>
        <w:rPr>
          <w:spacing w:val="-2"/>
          <w:w w:val="105"/>
        </w:rPr>
        <w:t>mu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tan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ou</w:t>
      </w:r>
      <w:r>
        <w:rPr>
          <w:spacing w:val="-3"/>
          <w:w w:val="105"/>
        </w:rPr>
        <w:t>sl</w:t>
      </w:r>
      <w:r>
        <w:rPr>
          <w:spacing w:val="-2"/>
          <w:w w:val="105"/>
        </w:rPr>
        <w:t>y.</w:t>
      </w:r>
      <w:r>
        <w:rPr>
          <w:w w:val="105"/>
        </w:rPr>
        <w:t xml:space="preserve"> </w:t>
      </w:r>
      <w:r>
        <w:rPr>
          <w:spacing w:val="48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case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ai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j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on,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dimming</w:t>
      </w:r>
      <w:r>
        <w:rPr>
          <w:spacing w:val="40"/>
          <w:w w:val="105"/>
        </w:rPr>
        <w:t xml:space="preserve"> </w:t>
      </w:r>
      <w:r>
        <w:rPr>
          <w:w w:val="105"/>
        </w:rPr>
        <w:t>area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ejected</w:t>
      </w:r>
      <w:r>
        <w:rPr>
          <w:spacing w:val="40"/>
          <w:w w:val="105"/>
        </w:rPr>
        <w:t xml:space="preserve"> </w:t>
      </w:r>
      <w:r>
        <w:rPr>
          <w:w w:val="105"/>
        </w:rPr>
        <w:t>mate-</w:t>
      </w:r>
    </w:p>
    <w:p w14:paraId="7667A998" w14:textId="77777777" w:rsidR="00FB4955" w:rsidRDefault="00FB4955">
      <w:pPr>
        <w:spacing w:before="10"/>
        <w:rPr>
          <w:rFonts w:ascii="Times New Roman" w:eastAsia="Times New Roman" w:hAnsi="Times New Roman" w:cs="Times New Roman"/>
          <w:sz w:val="28"/>
          <w:szCs w:val="28"/>
        </w:rPr>
      </w:pPr>
    </w:p>
    <w:p w14:paraId="01E23604" w14:textId="77777777" w:rsidR="00FB4955" w:rsidRDefault="00E6617D">
      <w:pPr>
        <w:pStyle w:val="BodyText"/>
        <w:spacing w:line="257" w:lineRule="auto"/>
        <w:ind w:right="118"/>
        <w:jc w:val="both"/>
      </w:pPr>
      <w:commentRangeStart w:id="46"/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>3.1:</w:t>
      </w:r>
      <w:r>
        <w:rPr>
          <w:spacing w:val="22"/>
          <w:w w:val="105"/>
        </w:rPr>
        <w:t xml:space="preserve"> </w:t>
      </w:r>
      <w:bookmarkStart w:id="47" w:name="_bookmark14"/>
      <w:bookmarkEnd w:id="47"/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ic</w:t>
      </w:r>
      <w:r>
        <w:rPr>
          <w:spacing w:val="31"/>
          <w:w w:val="105"/>
        </w:rPr>
        <w:t xml:space="preserve"> </w:t>
      </w:r>
      <w:r>
        <w:rPr>
          <w:w w:val="105"/>
        </w:rPr>
        <w:t>depicting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process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mass-loss</w:t>
      </w:r>
      <w:r>
        <w:rPr>
          <w:spacing w:val="31"/>
          <w:w w:val="105"/>
        </w:rPr>
        <w:t xml:space="preserve"> </w:t>
      </w:r>
      <w:r>
        <w:rPr>
          <w:w w:val="105"/>
        </w:rPr>
        <w:t>dimming.</w:t>
      </w:r>
      <w:r>
        <w:rPr>
          <w:spacing w:val="24"/>
          <w:w w:val="105"/>
        </w:rPr>
        <w:t xml:space="preserve"> </w:t>
      </w:r>
      <w:r>
        <w:rPr>
          <w:w w:val="105"/>
        </w:rPr>
        <w:t>Prior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eruption</w:t>
      </w:r>
      <w:r>
        <w:rPr>
          <w:spacing w:val="31"/>
          <w:w w:val="105"/>
        </w:rPr>
        <w:t xml:space="preserve"> </w:t>
      </w:r>
      <w:r>
        <w:rPr>
          <w:w w:val="105"/>
        </w:rPr>
        <w:t>(left),</w:t>
      </w:r>
      <w:r>
        <w:rPr>
          <w:spacing w:val="27"/>
          <w:w w:val="109"/>
        </w:rPr>
        <w:t xml:space="preserve"> </w:t>
      </w:r>
      <w:r>
        <w:rPr>
          <w:w w:val="105"/>
        </w:rPr>
        <w:t>coronal</w:t>
      </w:r>
      <w:r>
        <w:rPr>
          <w:spacing w:val="21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spacing w:val="21"/>
          <w:w w:val="105"/>
        </w:rPr>
        <w:t xml:space="preserve"> </w:t>
      </w:r>
      <w:ins w:id="48" w:author="Tom Woods" w:date="2016-01-17T13:37:00Z">
        <w:r w:rsidR="005B3822">
          <w:rPr>
            <w:spacing w:val="21"/>
            <w:w w:val="105"/>
          </w:rPr>
          <w:t xml:space="preserve">between two active regions </w:t>
        </w:r>
      </w:ins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qu</w:t>
      </w:r>
      <w:r>
        <w:rPr>
          <w:spacing w:val="-2"/>
          <w:w w:val="105"/>
        </w:rPr>
        <w:t>iesce</w:t>
      </w:r>
      <w:r>
        <w:rPr>
          <w:spacing w:val="-1"/>
          <w:w w:val="105"/>
        </w:rPr>
        <w:t>nt.</w:t>
      </w:r>
      <w:r>
        <w:rPr>
          <w:spacing w:val="54"/>
          <w:w w:val="105"/>
        </w:rPr>
        <w:t xml:space="preserve"> </w:t>
      </w:r>
      <w:r>
        <w:rPr>
          <w:w w:val="105"/>
        </w:rPr>
        <w:t>During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after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eruption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(r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ght),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spacing w:val="21"/>
          <w:w w:val="105"/>
        </w:rPr>
        <w:t xml:space="preserve"> </w:t>
      </w:r>
      <w:del w:id="49" w:author="Tom Woods" w:date="2016-01-17T13:38:00Z">
        <w:r w:rsidDel="005B3822">
          <w:rPr>
            <w:w w:val="105"/>
          </w:rPr>
          <w:delText>are</w:delText>
        </w:r>
        <w:r w:rsidDel="005B3822">
          <w:rPr>
            <w:spacing w:val="20"/>
            <w:w w:val="105"/>
          </w:rPr>
          <w:delText xml:space="preserve"> </w:delText>
        </w:r>
      </w:del>
      <w:ins w:id="50" w:author="Tom Woods" w:date="2016-01-17T13:38:00Z">
        <w:r w:rsidR="005B3822">
          <w:rPr>
            <w:w w:val="105"/>
          </w:rPr>
          <w:t>become</w:t>
        </w:r>
        <w:r w:rsidR="005B3822">
          <w:rPr>
            <w:spacing w:val="20"/>
            <w:w w:val="105"/>
          </w:rPr>
          <w:t xml:space="preserve"> </w:t>
        </w:r>
      </w:ins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27"/>
          <w:w w:val="116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reconfigured,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CME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ejected,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oi</w:t>
      </w:r>
      <w:r>
        <w:rPr>
          <w:spacing w:val="-2"/>
          <w:w w:val="105"/>
        </w:rPr>
        <w:t>d</w:t>
      </w:r>
      <w:r>
        <w:rPr>
          <w:spacing w:val="17"/>
          <w:w w:val="105"/>
        </w:rPr>
        <w:t xml:space="preserve"> </w:t>
      </w:r>
      <w:r>
        <w:rPr>
          <w:w w:val="105"/>
        </w:rPr>
        <w:t>forms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coronal</w:t>
      </w:r>
      <w:r>
        <w:rPr>
          <w:spacing w:val="17"/>
          <w:w w:val="105"/>
        </w:rPr>
        <w:t xml:space="preserve"> </w:t>
      </w:r>
      <w:r>
        <w:rPr>
          <w:w w:val="105"/>
        </w:rPr>
        <w:t>plasma.</w:t>
      </w:r>
      <w:ins w:id="51" w:author="Tom Woods" w:date="2016-01-17T13:38:00Z">
        <w:r w:rsidR="005B3822">
          <w:rPr>
            <w:w w:val="105"/>
          </w:rPr>
          <w:t xml:space="preserve"> The post-flare coronal loops usually reform in much the same as the original configuration.</w:t>
        </w:r>
      </w:ins>
      <w:commentRangeEnd w:id="46"/>
      <w:ins w:id="52" w:author="Tom Woods" w:date="2016-01-17T13:39:00Z">
        <w:r w:rsidR="005B3822">
          <w:rPr>
            <w:rStyle w:val="CommentReference"/>
            <w:rFonts w:asciiTheme="minorHAnsi" w:eastAsiaTheme="minorHAnsi" w:hAnsiTheme="minorHAnsi"/>
          </w:rPr>
          <w:commentReference w:id="46"/>
        </w:r>
      </w:ins>
    </w:p>
    <w:p w14:paraId="5E3EEC6D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14:paraId="2F00FB8D" w14:textId="77777777" w:rsidR="00FB4955" w:rsidRDefault="00E6617D">
      <w:pPr>
        <w:spacing w:line="200" w:lineRule="atLeast"/>
        <w:ind w:left="194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F36B35E" wp14:editId="708C1A20">
            <wp:extent cx="3543300" cy="200882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148E" w14:textId="77777777" w:rsidR="00FB4955" w:rsidRDefault="00FB495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64847E99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49F9ACD1" w14:textId="77777777" w:rsidR="00FB4955" w:rsidRDefault="00E6617D">
      <w:pPr>
        <w:pStyle w:val="BodyText"/>
        <w:spacing w:before="58" w:line="452" w:lineRule="auto"/>
        <w:ind w:right="117"/>
        <w:jc w:val="both"/>
      </w:pPr>
      <w:proofErr w:type="spellStart"/>
      <w:proofErr w:type="gramStart"/>
      <w:r>
        <w:rPr>
          <w:w w:val="105"/>
        </w:rPr>
        <w:t>rial</w:t>
      </w:r>
      <w:proofErr w:type="spellEnd"/>
      <w:proofErr w:type="gramEnd"/>
      <w:r>
        <w:rPr>
          <w:spacing w:val="49"/>
          <w:w w:val="105"/>
        </w:rPr>
        <w:t xml:space="preserve"> </w:t>
      </w:r>
      <w:r>
        <w:rPr>
          <w:w w:val="105"/>
        </w:rPr>
        <w:t>are</w:t>
      </w:r>
      <w:r>
        <w:rPr>
          <w:spacing w:val="50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el</w:t>
      </w:r>
      <w:r>
        <w:rPr>
          <w:spacing w:val="-2"/>
          <w:w w:val="105"/>
        </w:rPr>
        <w:t>y</w:t>
      </w:r>
      <w:r>
        <w:rPr>
          <w:spacing w:val="49"/>
          <w:w w:val="105"/>
        </w:rPr>
        <w:t xml:space="preserve"> </w:t>
      </w:r>
      <w:r>
        <w:rPr>
          <w:w w:val="105"/>
        </w:rPr>
        <w:t>to</w:t>
      </w:r>
      <w:r>
        <w:rPr>
          <w:spacing w:val="50"/>
          <w:w w:val="105"/>
        </w:rPr>
        <w:t xml:space="preserve"> </w:t>
      </w:r>
      <w:r>
        <w:rPr>
          <w:spacing w:val="-1"/>
          <w:w w:val="105"/>
        </w:rPr>
        <w:t>maintain</w:t>
      </w:r>
      <w:r>
        <w:rPr>
          <w:spacing w:val="49"/>
          <w:w w:val="105"/>
        </w:rPr>
        <w:t xml:space="preserve"> </w:t>
      </w:r>
      <w:r>
        <w:rPr>
          <w:w w:val="105"/>
        </w:rPr>
        <w:t>a</w:t>
      </w:r>
      <w:r>
        <w:rPr>
          <w:spacing w:val="50"/>
          <w:w w:val="105"/>
        </w:rPr>
        <w:t xml:space="preserve"> </w:t>
      </w:r>
      <w:r>
        <w:rPr>
          <w:w w:val="105"/>
        </w:rPr>
        <w:t>total</w:t>
      </w:r>
      <w:r>
        <w:rPr>
          <w:spacing w:val="49"/>
          <w:w w:val="105"/>
        </w:rPr>
        <w:t xml:space="preserve"> </w:t>
      </w:r>
      <w:r>
        <w:rPr>
          <w:w w:val="105"/>
        </w:rPr>
        <w:t>emission</w:t>
      </w:r>
      <w:r>
        <w:rPr>
          <w:spacing w:val="50"/>
          <w:w w:val="105"/>
        </w:rPr>
        <w:t xml:space="preserve"> </w:t>
      </w:r>
      <w:r>
        <w:rPr>
          <w:w w:val="105"/>
        </w:rPr>
        <w:t>that</w:t>
      </w:r>
      <w:r>
        <w:rPr>
          <w:spacing w:val="50"/>
          <w:w w:val="105"/>
        </w:rPr>
        <w:t xml:space="preserve"> </w:t>
      </w:r>
      <w:r>
        <w:rPr>
          <w:w w:val="105"/>
        </w:rPr>
        <w:t>is</w:t>
      </w:r>
      <w:r>
        <w:rPr>
          <w:spacing w:val="49"/>
          <w:w w:val="105"/>
        </w:rPr>
        <w:t xml:space="preserve"> </w:t>
      </w:r>
      <w:r>
        <w:rPr>
          <w:w w:val="105"/>
        </w:rPr>
        <w:t>close</w:t>
      </w:r>
      <w:r>
        <w:rPr>
          <w:spacing w:val="50"/>
          <w:w w:val="105"/>
        </w:rPr>
        <w:t xml:space="preserve"> </w:t>
      </w:r>
      <w:r>
        <w:rPr>
          <w:w w:val="105"/>
        </w:rPr>
        <w:t>enough</w:t>
      </w:r>
      <w:r>
        <w:rPr>
          <w:spacing w:val="49"/>
          <w:w w:val="105"/>
        </w:rPr>
        <w:t xml:space="preserve"> </w:t>
      </w:r>
      <w:r>
        <w:rPr>
          <w:w w:val="105"/>
        </w:rPr>
        <w:t>to</w:t>
      </w:r>
      <w:r>
        <w:rPr>
          <w:spacing w:val="5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tant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50"/>
          <w:w w:val="105"/>
        </w:rPr>
        <w:t xml:space="preserve"> </w:t>
      </w:r>
      <w:r>
        <w:rPr>
          <w:w w:val="105"/>
        </w:rPr>
        <w:t>it</w:t>
      </w:r>
      <w:r>
        <w:rPr>
          <w:spacing w:val="49"/>
          <w:w w:val="105"/>
        </w:rPr>
        <w:t xml:space="preserve"> </w:t>
      </w:r>
      <w:r>
        <w:rPr>
          <w:w w:val="105"/>
        </w:rPr>
        <w:t>will</w:t>
      </w:r>
      <w:r>
        <w:rPr>
          <w:spacing w:val="50"/>
          <w:w w:val="105"/>
        </w:rPr>
        <w:t xml:space="preserve"> </w:t>
      </w:r>
      <w:r>
        <w:rPr>
          <w:w w:val="105"/>
        </w:rPr>
        <w:t>not</w:t>
      </w:r>
      <w:r>
        <w:rPr>
          <w:spacing w:val="4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appar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w w:val="105"/>
        </w:rPr>
        <w:t>EVE</w:t>
      </w:r>
      <w:r>
        <w:rPr>
          <w:spacing w:val="41"/>
          <w:w w:val="105"/>
        </w:rPr>
        <w:t xml:space="preserve"> </w:t>
      </w:r>
      <w:r>
        <w:rPr>
          <w:w w:val="105"/>
        </w:rPr>
        <w:t>data.</w:t>
      </w:r>
      <w:r>
        <w:rPr>
          <w:spacing w:val="45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41"/>
          <w:w w:val="105"/>
        </w:rPr>
        <w:t xml:space="preserve"> </w:t>
      </w:r>
      <w:r>
        <w:rPr>
          <w:w w:val="105"/>
        </w:rPr>
        <w:t>space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r,</w:t>
      </w:r>
      <w:r>
        <w:rPr>
          <w:spacing w:val="45"/>
          <w:w w:val="105"/>
        </w:rPr>
        <w:t xml:space="preserve"> </w:t>
      </w:r>
      <w:r>
        <w:rPr>
          <w:w w:val="105"/>
        </w:rPr>
        <w:t>this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little</w:t>
      </w:r>
      <w:r>
        <w:rPr>
          <w:spacing w:val="41"/>
          <w:w w:val="105"/>
        </w:rPr>
        <w:t xml:space="preserve"> </w:t>
      </w:r>
      <w:r>
        <w:rPr>
          <w:w w:val="105"/>
        </w:rPr>
        <w:t>concern</w:t>
      </w:r>
      <w:r>
        <w:rPr>
          <w:spacing w:val="40"/>
          <w:w w:val="105"/>
        </w:rPr>
        <w:t xml:space="preserve"> </w:t>
      </w:r>
      <w:r>
        <w:rPr>
          <w:w w:val="105"/>
        </w:rPr>
        <w:t>since</w:t>
      </w:r>
      <w:r>
        <w:rPr>
          <w:spacing w:val="40"/>
          <w:w w:val="105"/>
        </w:rPr>
        <w:t xml:space="preserve"> </w:t>
      </w:r>
      <w:r>
        <w:rPr>
          <w:w w:val="105"/>
        </w:rPr>
        <w:t>CMEs</w:t>
      </w:r>
      <w:r>
        <w:rPr>
          <w:spacing w:val="41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40"/>
          <w:w w:val="105"/>
        </w:rPr>
        <w:t xml:space="preserve"> </w:t>
      </w:r>
      <w:r>
        <w:rPr>
          <w:w w:val="105"/>
        </w:rPr>
        <w:t>far</w:t>
      </w:r>
      <w:r>
        <w:rPr>
          <w:spacing w:val="41"/>
          <w:w w:val="105"/>
        </w:rPr>
        <w:t xml:space="preserve"> </w:t>
      </w:r>
      <w:r>
        <w:rPr>
          <w:w w:val="105"/>
        </w:rPr>
        <w:t>greater</w:t>
      </w:r>
      <w:r>
        <w:rPr>
          <w:spacing w:val="27"/>
          <w:w w:val="116"/>
        </w:rPr>
        <w:t xml:space="preserve"> </w:t>
      </w:r>
      <w:proofErr w:type="spellStart"/>
      <w:r>
        <w:rPr>
          <w:w w:val="105"/>
        </w:rPr>
        <w:t>geoe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ectiveness</w:t>
      </w:r>
      <w:proofErr w:type="spellEnd"/>
      <w:r>
        <w:rPr>
          <w:spacing w:val="35"/>
          <w:w w:val="105"/>
        </w:rPr>
        <w:t xml:space="preserve"> </w:t>
      </w:r>
      <w:r>
        <w:rPr>
          <w:w w:val="105"/>
        </w:rPr>
        <w:t>than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hort</w:t>
      </w:r>
      <w:r>
        <w:rPr>
          <w:spacing w:val="-2"/>
          <w:w w:val="105"/>
        </w:rPr>
        <w:t>-li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oles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w w:val="105"/>
        </w:rPr>
        <w:t>corona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small</w:t>
      </w:r>
      <w:r>
        <w:rPr>
          <w:spacing w:val="35"/>
          <w:w w:val="105"/>
        </w:rPr>
        <w:t xml:space="preserve"> </w:t>
      </w:r>
      <w:r>
        <w:rPr>
          <w:w w:val="105"/>
        </w:rPr>
        <w:t>spatial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xt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nt.</w:t>
      </w:r>
      <w:r>
        <w:rPr>
          <w:spacing w:val="34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39"/>
          <w:w w:val="105"/>
        </w:rPr>
        <w:t xml:space="preserve"> </w:t>
      </w:r>
      <w:r>
        <w:rPr>
          <w:w w:val="105"/>
        </w:rPr>
        <w:t>AIA</w:t>
      </w:r>
      <w:r>
        <w:rPr>
          <w:spacing w:val="35"/>
          <w:w w:val="105"/>
        </w:rPr>
        <w:t xml:space="preserve"> </w:t>
      </w:r>
      <w:r>
        <w:rPr>
          <w:w w:val="105"/>
        </w:rPr>
        <w:t>data</w:t>
      </w:r>
      <w:r>
        <w:rPr>
          <w:spacing w:val="31"/>
          <w:w w:val="111"/>
        </w:rPr>
        <w:t xml:space="preserve"> 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>low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mass-loss</w:t>
      </w:r>
      <w:r>
        <w:rPr>
          <w:spacing w:val="21"/>
          <w:w w:val="105"/>
        </w:rPr>
        <w:t xml:space="preserve"> </w:t>
      </w:r>
      <w:r>
        <w:rPr>
          <w:w w:val="105"/>
        </w:rPr>
        <w:t>dimming</w:t>
      </w:r>
      <w:r>
        <w:rPr>
          <w:spacing w:val="21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22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nt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failed</w:t>
      </w:r>
      <w:r>
        <w:rPr>
          <w:spacing w:val="22"/>
          <w:w w:val="105"/>
        </w:rPr>
        <w:t xml:space="preserve"> </w:t>
      </w:r>
      <w:r>
        <w:rPr>
          <w:w w:val="105"/>
        </w:rPr>
        <w:t>ejection.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either</w:t>
      </w:r>
      <w:r>
        <w:rPr>
          <w:spacing w:val="21"/>
          <w:w w:val="105"/>
        </w:rPr>
        <w:t xml:space="preserve"> </w:t>
      </w:r>
      <w:r>
        <w:rPr>
          <w:w w:val="105"/>
        </w:rPr>
        <w:t>case,</w:t>
      </w:r>
      <w:r>
        <w:rPr>
          <w:spacing w:val="33"/>
          <w:w w:val="109"/>
        </w:rPr>
        <w:t xml:space="preserve"> </w:t>
      </w:r>
      <w:r>
        <w:rPr>
          <w:w w:val="105"/>
        </w:rPr>
        <w:t>mass-loss</w:t>
      </w:r>
      <w:r>
        <w:rPr>
          <w:spacing w:val="34"/>
          <w:w w:val="105"/>
        </w:rPr>
        <w:t xml:space="preserve"> </w:t>
      </w:r>
      <w:r>
        <w:rPr>
          <w:w w:val="105"/>
        </w:rPr>
        <w:t>dimming</w:t>
      </w:r>
      <w:r>
        <w:rPr>
          <w:spacing w:val="34"/>
          <w:w w:val="105"/>
        </w:rPr>
        <w:t xml:space="preserve"> </w:t>
      </w:r>
      <w:r>
        <w:rPr>
          <w:w w:val="105"/>
        </w:rPr>
        <w:t>appears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AIA</w:t>
      </w:r>
      <w:r>
        <w:rPr>
          <w:spacing w:val="34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compact</w:t>
      </w:r>
      <w:r>
        <w:rPr>
          <w:spacing w:val="34"/>
          <w:w w:val="105"/>
        </w:rPr>
        <w:t xml:space="preserve"> </w:t>
      </w:r>
      <w:r>
        <w:rPr>
          <w:w w:val="105"/>
        </w:rPr>
        <w:t>area</w:t>
      </w:r>
      <w:r>
        <w:rPr>
          <w:spacing w:val="34"/>
          <w:w w:val="105"/>
        </w:rPr>
        <w:t xml:space="preserve"> </w:t>
      </w:r>
      <w:r>
        <w:rPr>
          <w:w w:val="105"/>
        </w:rPr>
        <w:t>near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act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34"/>
          <w:w w:val="105"/>
        </w:rPr>
        <w:t xml:space="preserve"> </w:t>
      </w:r>
      <w:r>
        <w:rPr>
          <w:w w:val="105"/>
        </w:rPr>
        <w:t>region</w:t>
      </w:r>
      <w:r>
        <w:rPr>
          <w:spacing w:val="34"/>
          <w:w w:val="105"/>
        </w:rPr>
        <w:t xml:space="preserve"> </w:t>
      </w:r>
      <w:r>
        <w:rPr>
          <w:w w:val="105"/>
        </w:rPr>
        <w:t>becoming</w:t>
      </w:r>
      <w:r>
        <w:rPr>
          <w:spacing w:val="42"/>
          <w:w w:val="99"/>
        </w:rPr>
        <w:t xml:space="preserve"> </w:t>
      </w:r>
      <w:r>
        <w:rPr>
          <w:spacing w:val="-1"/>
          <w:w w:val="105"/>
        </w:rPr>
        <w:t>dark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r,</w:t>
      </w:r>
      <w:r>
        <w:rPr>
          <w:spacing w:val="28"/>
          <w:w w:val="105"/>
        </w:rPr>
        <w:t xml:space="preserve"> </w:t>
      </w:r>
      <w:r>
        <w:rPr>
          <w:w w:val="105"/>
        </w:rPr>
        <w:t>sometimes</w:t>
      </w:r>
      <w:r>
        <w:rPr>
          <w:spacing w:val="25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dark</w:t>
      </w:r>
      <w:r>
        <w:rPr>
          <w:spacing w:val="26"/>
          <w:w w:val="105"/>
        </w:rPr>
        <w:t xml:space="preserve"> </w:t>
      </w:r>
      <w:r>
        <w:rPr>
          <w:w w:val="105"/>
        </w:rPr>
        <w:t>cloud</w:t>
      </w:r>
      <w:r>
        <w:rPr>
          <w:spacing w:val="26"/>
          <w:w w:val="105"/>
        </w:rPr>
        <w:t xml:space="preserve"> </w:t>
      </w:r>
      <w:r>
        <w:rPr>
          <w:w w:val="105"/>
        </w:rPr>
        <w:t>visibly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5"/>
          <w:w w:val="105"/>
        </w:rPr>
        <w:t xml:space="preserve"> </w:t>
      </w:r>
      <w:r>
        <w:rPr>
          <w:w w:val="105"/>
        </w:rPr>
        <w:t>o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-disk.</w:t>
      </w:r>
      <w:r>
        <w:rPr>
          <w:spacing w:val="8"/>
          <w:w w:val="105"/>
        </w:rPr>
        <w:t xml:space="preserve"> </w:t>
      </w:r>
      <w:r>
        <w:rPr>
          <w:w w:val="105"/>
        </w:rPr>
        <w:t>Assuming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Reinard</w:t>
      </w:r>
      <w:proofErr w:type="spellEnd"/>
      <w:r>
        <w:rPr>
          <w:spacing w:val="21"/>
          <w:w w:val="110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proofErr w:type="spellStart"/>
      <w:r>
        <w:rPr>
          <w:spacing w:val="-2"/>
          <w:w w:val="105"/>
        </w:rPr>
        <w:t>B</w:t>
      </w:r>
      <w:r>
        <w:rPr>
          <w:spacing w:val="-3"/>
          <w:w w:val="105"/>
        </w:rPr>
        <w:t>iesec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(2008)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all</w:t>
      </w:r>
      <w:r>
        <w:rPr>
          <w:spacing w:val="13"/>
          <w:w w:val="105"/>
        </w:rPr>
        <w:t xml:space="preserve"> </w:t>
      </w:r>
      <w:proofErr w:type="gramStart"/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due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mass</w:t>
      </w:r>
      <w:r>
        <w:rPr>
          <w:spacing w:val="13"/>
          <w:w w:val="105"/>
        </w:rPr>
        <w:t xml:space="preserve"> </w:t>
      </w:r>
      <w:r>
        <w:rPr>
          <w:w w:val="105"/>
        </w:rPr>
        <w:t>loss,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timescale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process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3</w:t>
      </w:r>
      <w:r>
        <w:rPr>
          <w:spacing w:val="13"/>
          <w:w w:val="105"/>
        </w:rPr>
        <w:t xml:space="preserve"> </w:t>
      </w:r>
      <w:r>
        <w:rPr>
          <w:w w:val="105"/>
        </w:rPr>
        <w:t>-</w:t>
      </w:r>
      <w:r>
        <w:rPr>
          <w:spacing w:val="12"/>
          <w:w w:val="105"/>
        </w:rPr>
        <w:t xml:space="preserve"> </w:t>
      </w:r>
      <w:r>
        <w:rPr>
          <w:w w:val="105"/>
        </w:rPr>
        <w:t>12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hr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rarely</w:t>
      </w:r>
      <w:r>
        <w:rPr>
          <w:spacing w:val="22"/>
          <w:w w:val="104"/>
        </w:rPr>
        <w:t xml:space="preserve"> </w:t>
      </w:r>
      <w:r>
        <w:rPr>
          <w:w w:val="105"/>
        </w:rPr>
        <w:t>persists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r</w:t>
      </w:r>
      <w:r>
        <w:rPr>
          <w:spacing w:val="44"/>
          <w:w w:val="105"/>
        </w:rPr>
        <w:t xml:space="preserve"> </w:t>
      </w:r>
      <w:r>
        <w:rPr>
          <w:w w:val="105"/>
        </w:rPr>
        <w:t>than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7"/>
          <w:w w:val="105"/>
        </w:rPr>
        <w:t>da</w:t>
      </w:r>
      <w:r>
        <w:rPr>
          <w:spacing w:val="-8"/>
          <w:w w:val="105"/>
        </w:rPr>
        <w:t>y</w:t>
      </w:r>
      <w:r>
        <w:rPr>
          <w:spacing w:val="-7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Additional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proofErr w:type="spellStart"/>
      <w:r>
        <w:rPr>
          <w:spacing w:val="1"/>
          <w:w w:val="105"/>
        </w:rPr>
        <w:t>Hi</w:t>
      </w:r>
      <w:r>
        <w:rPr>
          <w:w w:val="105"/>
        </w:rPr>
        <w:t>n</w:t>
      </w:r>
      <w:r>
        <w:rPr>
          <w:spacing w:val="1"/>
          <w:w w:val="105"/>
        </w:rPr>
        <w:t>o</w:t>
      </w:r>
      <w:r>
        <w:rPr>
          <w:w w:val="105"/>
        </w:rPr>
        <w:t>d</w:t>
      </w:r>
      <w:r>
        <w:rPr>
          <w:spacing w:val="1"/>
          <w:w w:val="105"/>
        </w:rPr>
        <w:t>e</w:t>
      </w:r>
      <w:proofErr w:type="spellEnd"/>
      <w:r>
        <w:rPr>
          <w:spacing w:val="44"/>
          <w:w w:val="105"/>
        </w:rPr>
        <w:t xml:space="preserve"> </w:t>
      </w:r>
      <w:r>
        <w:rPr>
          <w:w w:val="105"/>
        </w:rPr>
        <w:t>spacecraft</w:t>
      </w:r>
      <w:r>
        <w:rPr>
          <w:spacing w:val="44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44"/>
          <w:w w:val="105"/>
        </w:rPr>
        <w:t xml:space="preserve"> </w:t>
      </w:r>
      <w:r>
        <w:rPr>
          <w:w w:val="105"/>
        </w:rPr>
        <w:t>confirmed</w:t>
      </w:r>
      <w:r>
        <w:rPr>
          <w:spacing w:val="39"/>
          <w:w w:val="110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ty</w:t>
      </w:r>
      <w:r>
        <w:rPr>
          <w:spacing w:val="25"/>
          <w:w w:val="105"/>
        </w:rPr>
        <w:t xml:space="preserve"> </w:t>
      </w:r>
      <w:r>
        <w:rPr>
          <w:w w:val="105"/>
        </w:rPr>
        <w:t>decreases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ac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ompany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flows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Attr</w:t>
      </w:r>
      <w:r>
        <w:rPr>
          <w:spacing w:val="-2"/>
          <w:w w:val="105"/>
        </w:rPr>
        <w:t>ill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et</w:t>
      </w:r>
      <w:r>
        <w:rPr>
          <w:spacing w:val="26"/>
          <w:w w:val="105"/>
        </w:rPr>
        <w:t xml:space="preserve"> </w:t>
      </w:r>
      <w:r>
        <w:rPr>
          <w:w w:val="105"/>
        </w:rPr>
        <w:t>al.,</w:t>
      </w:r>
      <w:r>
        <w:rPr>
          <w:spacing w:val="25"/>
          <w:w w:val="105"/>
        </w:rPr>
        <w:t xml:space="preserve"> </w:t>
      </w:r>
      <w:r>
        <w:rPr>
          <w:w w:val="105"/>
        </w:rPr>
        <w:t>2010;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Harra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et</w:t>
      </w:r>
      <w:r>
        <w:rPr>
          <w:spacing w:val="25"/>
          <w:w w:val="105"/>
        </w:rPr>
        <w:t xml:space="preserve"> </w:t>
      </w:r>
      <w:r>
        <w:rPr>
          <w:w w:val="105"/>
        </w:rPr>
        <w:t>al.,</w:t>
      </w:r>
      <w:r>
        <w:rPr>
          <w:spacing w:val="25"/>
          <w:w w:val="105"/>
        </w:rPr>
        <w:t xml:space="preserve"> </w:t>
      </w:r>
      <w:r>
        <w:rPr>
          <w:w w:val="105"/>
        </w:rPr>
        <w:t>2010;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Tian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et</w:t>
      </w:r>
      <w:r>
        <w:rPr>
          <w:spacing w:val="25"/>
          <w:w w:val="105"/>
        </w:rPr>
        <w:t xml:space="preserve"> </w:t>
      </w:r>
      <w:r>
        <w:rPr>
          <w:w w:val="105"/>
        </w:rPr>
        <w:t>al.,</w:t>
      </w:r>
      <w:r>
        <w:rPr>
          <w:spacing w:val="25"/>
          <w:w w:val="109"/>
        </w:rPr>
        <w:t xml:space="preserve"> </w:t>
      </w:r>
      <w:r>
        <w:rPr>
          <w:w w:val="105"/>
        </w:rPr>
        <w:t>2012).</w:t>
      </w:r>
    </w:p>
    <w:p w14:paraId="0A67A3B9" w14:textId="77777777" w:rsidR="00FB4955" w:rsidRDefault="00FB4955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4500A2DC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jc w:val="both"/>
        <w:rPr>
          <w:b w:val="0"/>
          <w:bCs w:val="0"/>
        </w:rPr>
      </w:pPr>
      <w:bookmarkStart w:id="54" w:name="Thermal_Dimming"/>
      <w:bookmarkStart w:id="55" w:name="_bookmark15"/>
      <w:bookmarkEnd w:id="54"/>
      <w:bookmarkEnd w:id="55"/>
      <w:r>
        <w:rPr>
          <w:w w:val="110"/>
        </w:rPr>
        <w:t>Thermal</w:t>
      </w:r>
      <w:r>
        <w:rPr>
          <w:spacing w:val="59"/>
          <w:w w:val="110"/>
        </w:rPr>
        <w:t xml:space="preserve"> </w:t>
      </w:r>
      <w:r>
        <w:rPr>
          <w:w w:val="110"/>
        </w:rPr>
        <w:t>Dimming</w:t>
      </w:r>
    </w:p>
    <w:p w14:paraId="4474A3AB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B7B77B" w14:textId="77777777" w:rsidR="00FB4955" w:rsidRDefault="00FB4955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806B3CA" w14:textId="71335A18" w:rsidR="00FB4955" w:rsidRDefault="00E6617D">
      <w:pPr>
        <w:pStyle w:val="BodyText"/>
        <w:spacing w:line="253" w:lineRule="auto"/>
        <w:ind w:right="117"/>
        <w:jc w:val="both"/>
      </w:pPr>
      <w:r>
        <w:rPr>
          <w:w w:val="105"/>
        </w:rPr>
        <w:t>Figure</w:t>
      </w:r>
      <w:r>
        <w:rPr>
          <w:spacing w:val="23"/>
          <w:w w:val="105"/>
        </w:rPr>
        <w:t xml:space="preserve"> </w:t>
      </w:r>
      <w:r>
        <w:rPr>
          <w:w w:val="105"/>
        </w:rPr>
        <w:t>3.2:</w:t>
      </w:r>
      <w:r>
        <w:rPr>
          <w:spacing w:val="49"/>
          <w:w w:val="105"/>
        </w:rPr>
        <w:t xml:space="preserve"> </w:t>
      </w:r>
      <w:bookmarkStart w:id="56" w:name="_bookmark16"/>
      <w:bookmarkEnd w:id="56"/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ic</w:t>
      </w:r>
      <w:r>
        <w:rPr>
          <w:spacing w:val="24"/>
          <w:w w:val="105"/>
        </w:rPr>
        <w:t xml:space="preserve"> </w:t>
      </w:r>
      <w:r>
        <w:rPr>
          <w:w w:val="105"/>
        </w:rPr>
        <w:t>depicting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onal</w:t>
      </w:r>
      <w:r>
        <w:rPr>
          <w:spacing w:val="24"/>
          <w:w w:val="105"/>
        </w:rPr>
        <w:t xml:space="preserve"> </w:t>
      </w:r>
      <w:ins w:id="57" w:author="Tom Woods" w:date="2016-01-17T13:42:00Z">
        <w:r w:rsidR="00FD79E4">
          <w:rPr>
            <w:spacing w:val="24"/>
            <w:w w:val="105"/>
          </w:rPr>
          <w:t xml:space="preserve">behavior for the thermal dimming </w:t>
        </w:r>
        <w:proofErr w:type="spellStart"/>
        <w:r w:rsidR="00FD79E4">
          <w:rPr>
            <w:spacing w:val="24"/>
            <w:w w:val="105"/>
          </w:rPr>
          <w:t>effct</w:t>
        </w:r>
        <w:proofErr w:type="spellEnd"/>
        <w:r w:rsidR="00FD79E4">
          <w:rPr>
            <w:spacing w:val="24"/>
            <w:w w:val="105"/>
          </w:rPr>
          <w:t xml:space="preserve">. </w:t>
        </w:r>
      </w:ins>
      <w:del w:id="58" w:author="Tom Woods" w:date="2016-01-17T13:42:00Z">
        <w:r w:rsidDel="00FD79E4">
          <w:rPr>
            <w:w w:val="105"/>
          </w:rPr>
          <w:delText>di</w:delText>
        </w:r>
        <w:r w:rsidDel="00FD79E4">
          <w:rPr>
            <w:rFonts w:ascii="Apple Symbols" w:eastAsia="Apple Symbols" w:hAnsi="Apple Symbols" w:cs="Apple Symbols"/>
            <w:w w:val="105"/>
          </w:rPr>
          <w:delText>↵</w:delText>
        </w:r>
        <w:r w:rsidDel="00FD79E4">
          <w:rPr>
            <w:w w:val="105"/>
          </w:rPr>
          <w:delText>erence</w:delText>
        </w:r>
        <w:r w:rsidDel="00FD79E4">
          <w:rPr>
            <w:spacing w:val="24"/>
            <w:w w:val="105"/>
          </w:rPr>
          <w:delText xml:space="preserve"> </w:delText>
        </w:r>
        <w:r w:rsidDel="00FD79E4">
          <w:rPr>
            <w:spacing w:val="-1"/>
            <w:w w:val="105"/>
          </w:rPr>
          <w:delText>b</w:delText>
        </w:r>
        <w:r w:rsidDel="00FD79E4">
          <w:rPr>
            <w:spacing w:val="-2"/>
            <w:w w:val="105"/>
          </w:rPr>
          <w:delText>e</w:delText>
        </w:r>
        <w:r w:rsidDel="00FD79E4">
          <w:rPr>
            <w:spacing w:val="-1"/>
            <w:w w:val="105"/>
          </w:rPr>
          <w:delText>t</w:delText>
        </w:r>
        <w:r w:rsidDel="00FD79E4">
          <w:rPr>
            <w:spacing w:val="-2"/>
            <w:w w:val="105"/>
          </w:rPr>
          <w:delText>wee</w:delText>
        </w:r>
        <w:r w:rsidDel="00FD79E4">
          <w:rPr>
            <w:spacing w:val="-1"/>
            <w:w w:val="105"/>
          </w:rPr>
          <w:delText>n</w:delText>
        </w:r>
        <w:r w:rsidDel="00FD79E4">
          <w:rPr>
            <w:spacing w:val="23"/>
            <w:w w:val="105"/>
          </w:rPr>
          <w:delText xml:space="preserve"> </w:delText>
        </w:r>
        <w:r w:rsidDel="00FD79E4">
          <w:rPr>
            <w:w w:val="105"/>
          </w:rPr>
          <w:delText>dimming</w:delText>
        </w:r>
        <w:r w:rsidDel="00FD79E4">
          <w:rPr>
            <w:spacing w:val="24"/>
            <w:w w:val="105"/>
          </w:rPr>
          <w:delText xml:space="preserve"> </w:delText>
        </w:r>
        <w:r w:rsidDel="00FD79E4">
          <w:rPr>
            <w:w w:val="105"/>
          </w:rPr>
          <w:delText>and</w:delText>
        </w:r>
        <w:r w:rsidDel="00FD79E4">
          <w:rPr>
            <w:spacing w:val="23"/>
            <w:w w:val="105"/>
          </w:rPr>
          <w:delText xml:space="preserve"> </w:delText>
        </w:r>
        <w:r w:rsidDel="00FD79E4">
          <w:rPr>
            <w:w w:val="105"/>
          </w:rPr>
          <w:delText>non-dimming</w:delText>
        </w:r>
        <w:r w:rsidDel="00FD79E4">
          <w:rPr>
            <w:spacing w:val="24"/>
            <w:w w:val="99"/>
          </w:rPr>
          <w:delText xml:space="preserve"> </w:delText>
        </w:r>
        <w:r w:rsidDel="00FD79E4">
          <w:rPr>
            <w:w w:val="105"/>
          </w:rPr>
          <w:delText>emission</w:delText>
        </w:r>
        <w:r w:rsidDel="00FD79E4">
          <w:rPr>
            <w:spacing w:val="26"/>
            <w:w w:val="105"/>
          </w:rPr>
          <w:delText xml:space="preserve"> </w:delText>
        </w:r>
        <w:r w:rsidDel="00FD79E4">
          <w:rPr>
            <w:w w:val="105"/>
          </w:rPr>
          <w:delText>lines.</w:delText>
        </w:r>
        <w:r w:rsidDel="00FD79E4">
          <w:rPr>
            <w:spacing w:val="11"/>
            <w:w w:val="105"/>
          </w:rPr>
          <w:delText xml:space="preserve"> </w:delText>
        </w:r>
      </w:del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pre-eruption</w:t>
      </w:r>
      <w:r>
        <w:rPr>
          <w:spacing w:val="27"/>
          <w:w w:val="105"/>
        </w:rPr>
        <w:t xml:space="preserve"> </w:t>
      </w:r>
      <w:r>
        <w:rPr>
          <w:w w:val="105"/>
        </w:rPr>
        <w:t>time</w:t>
      </w:r>
      <w:r>
        <w:rPr>
          <w:spacing w:val="27"/>
          <w:w w:val="105"/>
        </w:rPr>
        <w:t xml:space="preserve"> </w:t>
      </w:r>
      <w:r>
        <w:rPr>
          <w:w w:val="105"/>
        </w:rPr>
        <w:t>(left),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ins w:id="59" w:author="Tom Woods" w:date="2016-01-17T13:42:00Z">
        <w:r w:rsidR="00FD79E4">
          <w:rPr>
            <w:spacing w:val="27"/>
            <w:w w:val="105"/>
          </w:rPr>
          <w:t xml:space="preserve">cooler </w:t>
        </w:r>
      </w:ins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IX</w:t>
      </w:r>
      <w:r>
        <w:rPr>
          <w:spacing w:val="27"/>
          <w:w w:val="105"/>
        </w:rPr>
        <w:t xml:space="preserve"> </w:t>
      </w:r>
      <w:r>
        <w:rPr>
          <w:w w:val="105"/>
        </w:rPr>
        <w:t>emission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drop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while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ins w:id="60" w:author="Tom Woods" w:date="2016-01-17T13:43:00Z">
        <w:r w:rsidR="00FD79E4">
          <w:rPr>
            <w:spacing w:val="27"/>
            <w:w w:val="105"/>
          </w:rPr>
          <w:t xml:space="preserve">warner </w:t>
        </w:r>
      </w:ins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XIV</w:t>
      </w:r>
      <w:r>
        <w:rPr>
          <w:spacing w:val="28"/>
          <w:w w:val="103"/>
        </w:rPr>
        <w:t xml:space="preserve"> </w:t>
      </w:r>
      <w:r>
        <w:rPr>
          <w:w w:val="105"/>
        </w:rPr>
        <w:t>emission</w:t>
      </w:r>
      <w:r>
        <w:rPr>
          <w:spacing w:val="24"/>
          <w:w w:val="105"/>
        </w:rPr>
        <w:t xml:space="preserve"> </w:t>
      </w:r>
      <w:r>
        <w:rPr>
          <w:w w:val="105"/>
        </w:rPr>
        <w:t>increases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(r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ght)</w:t>
      </w:r>
      <w:r>
        <w:rPr>
          <w:spacing w:val="24"/>
          <w:w w:val="105"/>
        </w:rPr>
        <w:t xml:space="preserve"> </w:t>
      </w:r>
      <w:r>
        <w:rPr>
          <w:w w:val="105"/>
        </w:rPr>
        <w:t>due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heating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plasma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redistribution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ionization</w:t>
      </w:r>
      <w:r>
        <w:rPr>
          <w:spacing w:val="25"/>
          <w:w w:val="105"/>
        </w:rPr>
        <w:t xml:space="preserve"> </w:t>
      </w:r>
      <w:r>
        <w:rPr>
          <w:w w:val="105"/>
        </w:rPr>
        <w:t>states.</w:t>
      </w:r>
    </w:p>
    <w:p w14:paraId="242C1883" w14:textId="77777777" w:rsidR="00FB4955" w:rsidRDefault="00FB4955">
      <w:pPr>
        <w:spacing w:before="11"/>
        <w:rPr>
          <w:rFonts w:ascii="Times New Roman" w:eastAsia="Times New Roman" w:hAnsi="Times New Roman" w:cs="Times New Roman"/>
          <w:sz w:val="21"/>
          <w:szCs w:val="21"/>
        </w:rPr>
      </w:pPr>
    </w:p>
    <w:p w14:paraId="4AB5220C" w14:textId="77777777" w:rsidR="00FB4955" w:rsidRDefault="00E6617D">
      <w:pPr>
        <w:spacing w:line="200" w:lineRule="atLeast"/>
        <w:ind w:left="194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9D33CEE" wp14:editId="47D54150">
            <wp:extent cx="3626167" cy="14944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167" cy="14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F2A3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5A542D9B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A667DB4" w14:textId="67D55E9E" w:rsidR="00FB4955" w:rsidRDefault="00E6617D">
      <w:pPr>
        <w:pStyle w:val="BodyText"/>
        <w:spacing w:before="183" w:line="439" w:lineRule="auto"/>
        <w:ind w:right="117" w:firstLine="576"/>
        <w:jc w:val="both"/>
      </w:pPr>
      <w:r>
        <w:rPr>
          <w:spacing w:val="-2"/>
          <w:w w:val="105"/>
        </w:rPr>
        <w:t>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mp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ratur</w:t>
      </w:r>
      <w:r>
        <w:rPr>
          <w:spacing w:val="-3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emission</w:t>
      </w:r>
      <w:r>
        <w:rPr>
          <w:spacing w:val="8"/>
          <w:w w:val="105"/>
        </w:rPr>
        <w:t xml:space="preserve"> </w:t>
      </w:r>
      <w:r>
        <w:rPr>
          <w:w w:val="105"/>
        </w:rPr>
        <w:t>lines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only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rpr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8"/>
          <w:w w:val="105"/>
        </w:rPr>
        <w:t xml:space="preserve"> </w:t>
      </w:r>
      <w:r>
        <w:rPr>
          <w:w w:val="105"/>
        </w:rPr>
        <w:t>dimming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13"/>
        </w:rPr>
        <w:t xml:space="preserve"> </w:t>
      </w:r>
      <w:r>
        <w:rPr>
          <w:w w:val="105"/>
        </w:rPr>
        <w:t>careful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co-spatial</w:t>
      </w:r>
      <w:r>
        <w:rPr>
          <w:spacing w:val="37"/>
          <w:w w:val="105"/>
        </w:rPr>
        <w:t xml:space="preserve"> </w:t>
      </w:r>
      <w:r>
        <w:rPr>
          <w:w w:val="105"/>
        </w:rPr>
        <w:t>emission</w:t>
      </w:r>
      <w:r>
        <w:rPr>
          <w:spacing w:val="36"/>
          <w:w w:val="105"/>
        </w:rPr>
        <w:t xml:space="preserve"> </w:t>
      </w:r>
      <w:r>
        <w:rPr>
          <w:w w:val="105"/>
        </w:rPr>
        <w:t>lines</w:t>
      </w:r>
      <w:r>
        <w:rPr>
          <w:spacing w:val="37"/>
          <w:w w:val="105"/>
        </w:rPr>
        <w:t xml:space="preserve"> </w:t>
      </w:r>
      <w:r>
        <w:rPr>
          <w:w w:val="105"/>
        </w:rPr>
        <w:t>at</w:t>
      </w:r>
      <w:r>
        <w:rPr>
          <w:spacing w:val="37"/>
          <w:w w:val="105"/>
        </w:rPr>
        <w:t xml:space="preserve"> </w:t>
      </w:r>
      <w:proofErr w:type="spellStart"/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rFonts w:ascii="Apple Symbols" w:eastAsia="Apple Symbols" w:hAnsi="Apple Symbols" w:cs="Apple Symbols"/>
          <w:spacing w:val="-1"/>
          <w:w w:val="105"/>
        </w:rPr>
        <w:t>↵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proofErr w:type="spellEnd"/>
      <w:r>
        <w:rPr>
          <w:spacing w:val="37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37"/>
          <w:w w:val="105"/>
        </w:rPr>
        <w:t xml:space="preserve"> </w:t>
      </w:r>
      <w:r>
        <w:rPr>
          <w:w w:val="105"/>
        </w:rPr>
        <w:t>formation</w:t>
      </w:r>
      <w:r>
        <w:rPr>
          <w:spacing w:val="36"/>
          <w:w w:val="105"/>
        </w:rPr>
        <w:t xml:space="preserve"> </w:t>
      </w:r>
      <w:r>
        <w:rPr>
          <w:w w:val="105"/>
        </w:rPr>
        <w:t>temperatures.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w w:val="105"/>
        </w:rPr>
        <w:t>plasma</w:t>
      </w:r>
      <w:r>
        <w:rPr>
          <w:spacing w:val="22"/>
          <w:w w:val="111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heated</w:t>
      </w:r>
      <w:r>
        <w:rPr>
          <w:spacing w:val="33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w w:val="105"/>
        </w:rPr>
        <w:t>cooled,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ionization</w:t>
      </w:r>
      <w:r>
        <w:rPr>
          <w:spacing w:val="33"/>
          <w:w w:val="105"/>
        </w:rPr>
        <w:t xml:space="preserve"> </w:t>
      </w:r>
      <w:r>
        <w:rPr>
          <w:w w:val="105"/>
        </w:rPr>
        <w:t>fraction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</w:t>
      </w:r>
      <w:r>
        <w:rPr>
          <w:spacing w:val="-2"/>
          <w:w w:val="105"/>
        </w:rPr>
        <w:t>ges</w:t>
      </w:r>
      <w:r>
        <w:rPr>
          <w:spacing w:val="-1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ecess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il</w:t>
      </w:r>
      <w:r>
        <w:rPr>
          <w:spacing w:val="-1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au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emission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si</w:t>
      </w:r>
      <w:r>
        <w:rPr>
          <w:spacing w:val="-2"/>
          <w:w w:val="105"/>
        </w:rPr>
        <w:t>ty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57"/>
          <w:w w:val="99"/>
        </w:rPr>
        <w:t xml:space="preserve"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han</w:t>
      </w:r>
      <w:r>
        <w:rPr>
          <w:spacing w:val="-3"/>
          <w:w w:val="105"/>
        </w:rPr>
        <w:t>ge</w:t>
      </w:r>
      <w:r>
        <w:rPr>
          <w:spacing w:val="36"/>
          <w:w w:val="105"/>
        </w:rPr>
        <w:t xml:space="preserve"> </w:t>
      </w:r>
      <w:r>
        <w:rPr>
          <w:w w:val="105"/>
        </w:rPr>
        <w:t>(Figure</w:t>
      </w:r>
      <w:r>
        <w:rPr>
          <w:spacing w:val="38"/>
          <w:w w:val="105"/>
        </w:rPr>
        <w:t xml:space="preserve"> </w:t>
      </w:r>
      <w:r>
        <w:rPr>
          <w:w w:val="105"/>
        </w:rPr>
        <w:t>3.2).</w:t>
      </w:r>
      <w:r>
        <w:rPr>
          <w:spacing w:val="41"/>
          <w:w w:val="105"/>
        </w:rPr>
        <w:t xml:space="preserve"> </w:t>
      </w:r>
      <w:r>
        <w:rPr>
          <w:spacing w:val="-7"/>
          <w:w w:val="105"/>
        </w:rPr>
        <w:t>For</w:t>
      </w:r>
      <w:r>
        <w:rPr>
          <w:spacing w:val="38"/>
          <w:w w:val="105"/>
        </w:rPr>
        <w:t xml:space="preserve"> </w:t>
      </w:r>
      <w:r>
        <w:rPr>
          <w:w w:val="105"/>
        </w:rPr>
        <w:t>example,</w:t>
      </w:r>
      <w:r>
        <w:rPr>
          <w:spacing w:val="42"/>
          <w:w w:val="105"/>
        </w:rPr>
        <w:t xml:space="preserve"> </w:t>
      </w:r>
      <w:r>
        <w:rPr>
          <w:w w:val="105"/>
        </w:rPr>
        <w:t>heating</w:t>
      </w:r>
      <w:r>
        <w:rPr>
          <w:spacing w:val="36"/>
          <w:w w:val="105"/>
        </w:rPr>
        <w:t xml:space="preserve"> </w:t>
      </w:r>
      <w:r>
        <w:rPr>
          <w:w w:val="105"/>
        </w:rPr>
        <w:t>causes</w:t>
      </w:r>
      <w:r>
        <w:rPr>
          <w:spacing w:val="37"/>
          <w:w w:val="105"/>
        </w:rPr>
        <w:t xml:space="preserve"> </w:t>
      </w:r>
      <w:r>
        <w:rPr>
          <w:w w:val="105"/>
        </w:rPr>
        <w:t>some</w:t>
      </w:r>
      <w:r>
        <w:rPr>
          <w:spacing w:val="37"/>
          <w:w w:val="105"/>
        </w:rPr>
        <w:t xml:space="preserve"> </w:t>
      </w:r>
      <w:r>
        <w:rPr>
          <w:spacing w:val="-10"/>
          <w:w w:val="105"/>
        </w:rPr>
        <w:t>F</w:t>
      </w:r>
      <w:r>
        <w:rPr>
          <w:spacing w:val="-11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IX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ecome</w:t>
      </w:r>
      <w:r>
        <w:rPr>
          <w:spacing w:val="37"/>
          <w:w w:val="105"/>
        </w:rPr>
        <w:t xml:space="preserve"> </w:t>
      </w:r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X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99"/>
        </w:rPr>
        <w:t xml:space="preserve"> </w:t>
      </w:r>
      <w:r>
        <w:rPr>
          <w:w w:val="105"/>
        </w:rPr>
        <w:t>absence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com</w:t>
      </w:r>
      <w:r>
        <w:rPr>
          <w:spacing w:val="5"/>
          <w:w w:val="105"/>
        </w:rPr>
        <w:t>p</w:t>
      </w:r>
      <w:r>
        <w:rPr>
          <w:w w:val="105"/>
        </w:rPr>
        <w:t>eting</w:t>
      </w:r>
      <w:r>
        <w:rPr>
          <w:spacing w:val="3"/>
          <w:w w:val="105"/>
        </w:rPr>
        <w:t xml:space="preserve"> </w:t>
      </w:r>
      <w:r>
        <w:rPr>
          <w:w w:val="105"/>
        </w:rPr>
        <w:t>p</w:t>
      </w:r>
      <w:r>
        <w:rPr>
          <w:spacing w:val="-6"/>
          <w:w w:val="105"/>
        </w:rPr>
        <w:t>h</w:t>
      </w:r>
      <w:r>
        <w:rPr>
          <w:w w:val="105"/>
        </w:rPr>
        <w:t>ysical</w:t>
      </w:r>
      <w:r>
        <w:rPr>
          <w:spacing w:val="3"/>
          <w:w w:val="105"/>
        </w:rPr>
        <w:t xml:space="preserve"> </w:t>
      </w:r>
      <w:r>
        <w:rPr>
          <w:w w:val="105"/>
        </w:rPr>
        <w:t>pr</w:t>
      </w:r>
      <w:r>
        <w:rPr>
          <w:spacing w:val="6"/>
          <w:w w:val="105"/>
        </w:rPr>
        <w:t>o</w:t>
      </w:r>
      <w:r>
        <w:rPr>
          <w:w w:val="105"/>
        </w:rPr>
        <w:t>cesses,</w:t>
      </w:r>
      <w:r>
        <w:rPr>
          <w:spacing w:val="5"/>
          <w:w w:val="105"/>
        </w:rPr>
        <w:t xml:space="preserve"> </w:t>
      </w:r>
      <w:ins w:id="61" w:author="Tom Woods" w:date="2016-01-17T13:44:00Z">
        <w:r w:rsidR="00135340">
          <w:rPr>
            <w:spacing w:val="5"/>
            <w:w w:val="105"/>
          </w:rPr>
          <w:t xml:space="preserve">the Fe IX </w:t>
        </w:r>
      </w:ins>
      <w:r>
        <w:rPr>
          <w:w w:val="105"/>
        </w:rPr>
        <w:t>171</w:t>
      </w:r>
      <w:r>
        <w:rPr>
          <w:spacing w:val="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emission</w:t>
      </w:r>
      <w:r>
        <w:rPr>
          <w:spacing w:val="3"/>
          <w:w w:val="105"/>
        </w:rPr>
        <w:t xml:space="preserve"> </w:t>
      </w:r>
      <w:r>
        <w:rPr>
          <w:w w:val="105"/>
        </w:rPr>
        <w:t>drops</w:t>
      </w:r>
      <w:r>
        <w:rPr>
          <w:spacing w:val="3"/>
          <w:w w:val="105"/>
        </w:rPr>
        <w:t xml:space="preserve"> </w:t>
      </w:r>
      <w:r>
        <w:rPr>
          <w:w w:val="105"/>
        </w:rPr>
        <w:t>while</w:t>
      </w:r>
      <w:ins w:id="62" w:author="Tom Woods" w:date="2016-01-17T13:45:00Z">
        <w:r w:rsidR="00135340">
          <w:rPr>
            <w:w w:val="105"/>
          </w:rPr>
          <w:t xml:space="preserve"> Fe X</w:t>
        </w:r>
      </w:ins>
      <w:r>
        <w:rPr>
          <w:spacing w:val="3"/>
          <w:w w:val="105"/>
        </w:rPr>
        <w:t xml:space="preserve"> </w:t>
      </w:r>
      <w:r>
        <w:rPr>
          <w:w w:val="105"/>
        </w:rPr>
        <w:t>177</w:t>
      </w:r>
      <w:r>
        <w:rPr>
          <w:spacing w:val="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ins w:id="63" w:author="Tom Woods" w:date="2016-01-17T13:45:00Z">
        <w:r w:rsidR="00135340">
          <w:rPr>
            <w:spacing w:val="3"/>
            <w:w w:val="105"/>
          </w:rPr>
          <w:t xml:space="preserve">emission </w:t>
        </w:r>
      </w:ins>
      <w:r>
        <w:rPr>
          <w:w w:val="105"/>
        </w:rPr>
        <w:t>rises.</w:t>
      </w:r>
      <w:r>
        <w:rPr>
          <w:spacing w:val="31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pattern</w:t>
      </w:r>
      <w:r>
        <w:rPr>
          <w:spacing w:val="3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as</w:t>
      </w:r>
      <w:r>
        <w:rPr>
          <w:w w:val="106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ifie</w:t>
      </w:r>
      <w:r>
        <w:rPr>
          <w:spacing w:val="-1"/>
          <w:w w:val="105"/>
        </w:rPr>
        <w:t>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onal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6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>oo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al.</w:t>
      </w:r>
      <w:r>
        <w:rPr>
          <w:spacing w:val="20"/>
          <w:w w:val="105"/>
        </w:rPr>
        <w:t xml:space="preserve"> </w:t>
      </w:r>
      <w:r>
        <w:rPr>
          <w:w w:val="105"/>
        </w:rPr>
        <w:t>(2011)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DO/EVE</w:t>
      </w:r>
      <w:r>
        <w:rPr>
          <w:spacing w:val="20"/>
          <w:w w:val="105"/>
        </w:rPr>
        <w:t xml:space="preserve"> </w:t>
      </w:r>
      <w:r>
        <w:rPr>
          <w:w w:val="105"/>
        </w:rPr>
        <w:t>data,</w:t>
      </w:r>
      <w:r>
        <w:rPr>
          <w:spacing w:val="21"/>
          <w:w w:val="105"/>
        </w:rPr>
        <w:t xml:space="preserve"> </w:t>
      </w:r>
      <w:proofErr w:type="spellStart"/>
      <w:r>
        <w:rPr>
          <w:spacing w:val="-2"/>
          <w:w w:val="105"/>
        </w:rPr>
        <w:t>Robbr</w:t>
      </w:r>
      <w:r>
        <w:rPr>
          <w:spacing w:val="-3"/>
          <w:w w:val="105"/>
        </w:rPr>
        <w:t>ec</w:t>
      </w:r>
      <w:r>
        <w:rPr>
          <w:spacing w:val="-2"/>
          <w:w w:val="105"/>
        </w:rPr>
        <w:t>ht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and</w:t>
      </w:r>
    </w:p>
    <w:p w14:paraId="78F15FE4" w14:textId="77777777" w:rsidR="00FB4955" w:rsidRDefault="00FB4955">
      <w:pPr>
        <w:spacing w:line="439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5EF8B78B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06A64A4F" w14:textId="77777777" w:rsidR="00FB4955" w:rsidRDefault="00E6617D">
      <w:pPr>
        <w:pStyle w:val="BodyText"/>
        <w:spacing w:before="58" w:line="452" w:lineRule="auto"/>
        <w:ind w:right="117"/>
        <w:jc w:val="both"/>
      </w:pPr>
      <w:proofErr w:type="gramStart"/>
      <w:r>
        <w:rPr>
          <w:spacing w:val="-5"/>
          <w:w w:val="105"/>
        </w:rPr>
        <w:t>Wan</w:t>
      </w:r>
      <w:r>
        <w:rPr>
          <w:spacing w:val="-6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(2010)</w:t>
      </w:r>
      <w:r>
        <w:rPr>
          <w:spacing w:val="9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STEREO/EUVI,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Jin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</w:t>
      </w:r>
      <w:r>
        <w:rPr>
          <w:spacing w:val="9"/>
          <w:w w:val="105"/>
        </w:rPr>
        <w:t xml:space="preserve"> </w:t>
      </w:r>
      <w:r>
        <w:rPr>
          <w:w w:val="105"/>
        </w:rPr>
        <w:t>(2009)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Imada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et</w:t>
      </w:r>
      <w:r>
        <w:rPr>
          <w:spacing w:val="9"/>
          <w:w w:val="105"/>
        </w:rPr>
        <w:t xml:space="preserve"> </w:t>
      </w:r>
      <w:r>
        <w:rPr>
          <w:w w:val="105"/>
        </w:rPr>
        <w:t>al.</w:t>
      </w:r>
      <w:r>
        <w:rPr>
          <w:spacing w:val="10"/>
          <w:w w:val="105"/>
        </w:rPr>
        <w:t xml:space="preserve"> </w:t>
      </w:r>
      <w:r>
        <w:rPr>
          <w:w w:val="105"/>
        </w:rPr>
        <w:t>(2007)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Hinode</w:t>
      </w:r>
      <w:proofErr w:type="spellEnd"/>
      <w:r>
        <w:rPr>
          <w:w w:val="105"/>
        </w:rPr>
        <w:t>/EIS.</w:t>
      </w:r>
      <w:proofErr w:type="gramEnd"/>
      <w:r>
        <w:rPr>
          <w:spacing w:val="28"/>
          <w:w w:val="109"/>
        </w:rPr>
        <w:t xml:space="preserve"> </w:t>
      </w: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tandard</w:t>
      </w:r>
      <w:r>
        <w:rPr>
          <w:spacing w:val="16"/>
          <w:w w:val="105"/>
        </w:rPr>
        <w:t xml:space="preserve"> </w:t>
      </w:r>
      <w:r>
        <w:rPr>
          <w:w w:val="105"/>
        </w:rPr>
        <w:t>composite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(mu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i-w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ngth)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ies</w:t>
      </w:r>
      <w:r>
        <w:rPr>
          <w:spacing w:val="16"/>
          <w:w w:val="105"/>
        </w:rPr>
        <w:t xml:space="preserve"> </w:t>
      </w:r>
      <w:r>
        <w:rPr>
          <w:w w:val="105"/>
        </w:rPr>
        <w:t>produced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AIA</w:t>
      </w:r>
      <w:r>
        <w:rPr>
          <w:spacing w:val="71"/>
          <w:w w:val="103"/>
        </w:rPr>
        <w:t xml:space="preserve"> </w:t>
      </w:r>
      <w:r>
        <w:rPr>
          <w:w w:val="105"/>
        </w:rPr>
        <w:t>team;</w:t>
      </w:r>
      <w:r>
        <w:rPr>
          <w:spacing w:val="13"/>
          <w:w w:val="105"/>
        </w:rPr>
        <w:t xml:space="preserve"> </w:t>
      </w:r>
      <w:r>
        <w:rPr>
          <w:w w:val="105"/>
        </w:rPr>
        <w:t>indeed,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prime</w:t>
      </w:r>
      <w:r>
        <w:rPr>
          <w:spacing w:val="8"/>
          <w:w w:val="105"/>
        </w:rPr>
        <w:t xml:space="preserve"> </w:t>
      </w:r>
      <w:r>
        <w:rPr>
          <w:w w:val="105"/>
        </w:rPr>
        <w:t>purposes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composites.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initiation</w:t>
      </w:r>
      <w:r>
        <w:rPr>
          <w:spacing w:val="8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duration</w:t>
      </w:r>
      <w:r>
        <w:rPr>
          <w:spacing w:val="24"/>
          <w:w w:val="104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temperature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tends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quite</w:t>
      </w:r>
      <w:r>
        <w:rPr>
          <w:spacing w:val="15"/>
          <w:w w:val="105"/>
        </w:rPr>
        <w:t xml:space="preserve"> </w:t>
      </w:r>
      <w:r>
        <w:rPr>
          <w:w w:val="105"/>
        </w:rPr>
        <w:t>similar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mass-loss</w:t>
      </w:r>
      <w:r>
        <w:rPr>
          <w:spacing w:val="15"/>
          <w:w w:val="105"/>
        </w:rPr>
        <w:t xml:space="preserve"> </w:t>
      </w:r>
      <w:r>
        <w:rPr>
          <w:w w:val="105"/>
        </w:rPr>
        <w:t>dimming,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typ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al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26"/>
          <w:w w:val="110"/>
        </w:rPr>
        <w:t xml:space="preserve"> </w:t>
      </w:r>
      <w:r>
        <w:rPr>
          <w:w w:val="105"/>
        </w:rPr>
        <w:t>responses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rapid</w:t>
      </w:r>
      <w:r>
        <w:rPr>
          <w:spacing w:val="5"/>
          <w:w w:val="105"/>
        </w:rPr>
        <w:t xml:space="preserve"> </w:t>
      </w:r>
      <w:r>
        <w:rPr>
          <w:w w:val="105"/>
        </w:rPr>
        <w:t>release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magnetic</w:t>
      </w:r>
      <w:r>
        <w:rPr>
          <w:spacing w:val="5"/>
          <w:w w:val="105"/>
        </w:rPr>
        <w:t xml:space="preserve"> </w:t>
      </w:r>
      <w:r>
        <w:rPr>
          <w:w w:val="105"/>
        </w:rPr>
        <w:t>field</w:t>
      </w:r>
      <w:r>
        <w:rPr>
          <w:spacing w:val="4"/>
          <w:w w:val="105"/>
        </w:rPr>
        <w:t xml:space="preserve"> </w:t>
      </w:r>
      <w:r>
        <w:rPr>
          <w:w w:val="105"/>
        </w:rPr>
        <w:t>energy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act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regions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require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ral</w:t>
      </w:r>
      <w:r>
        <w:rPr>
          <w:spacing w:val="5"/>
          <w:w w:val="105"/>
        </w:rPr>
        <w:t xml:space="preserve"> </w:t>
      </w:r>
      <w:r>
        <w:rPr>
          <w:w w:val="105"/>
        </w:rPr>
        <w:t>hours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eco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.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thermal</w:t>
      </w:r>
      <w:r>
        <w:rPr>
          <w:spacing w:val="3"/>
          <w:w w:val="105"/>
        </w:rPr>
        <w:t xml:space="preserve"> </w:t>
      </w:r>
      <w:r>
        <w:rPr>
          <w:w w:val="105"/>
        </w:rPr>
        <w:t>processes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d</w:t>
      </w:r>
      <w:r>
        <w:rPr>
          <w:spacing w:val="3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tak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mass</w:t>
      </w:r>
      <w:r>
        <w:rPr>
          <w:spacing w:val="3"/>
          <w:w w:val="105"/>
        </w:rPr>
        <w:t xml:space="preserve"> </w:t>
      </w:r>
      <w:r>
        <w:rPr>
          <w:w w:val="105"/>
        </w:rPr>
        <w:t>loss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single</w:t>
      </w:r>
      <w:r>
        <w:rPr>
          <w:spacing w:val="3"/>
          <w:w w:val="105"/>
        </w:rPr>
        <w:t xml:space="preserve"> </w:t>
      </w:r>
      <w:r>
        <w:rPr>
          <w:w w:val="105"/>
        </w:rPr>
        <w:t>spectral</w:t>
      </w:r>
      <w:r>
        <w:rPr>
          <w:spacing w:val="4"/>
          <w:w w:val="105"/>
        </w:rPr>
        <w:t xml:space="preserve"> </w:t>
      </w:r>
      <w:r>
        <w:rPr>
          <w:w w:val="105"/>
        </w:rPr>
        <w:t>line</w:t>
      </w:r>
      <w:r>
        <w:rPr>
          <w:spacing w:val="57"/>
          <w:w w:val="99"/>
        </w:rPr>
        <w:t xml:space="preserve"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d.</w:t>
      </w:r>
      <w:r>
        <w:rPr>
          <w:spacing w:val="35"/>
          <w:w w:val="105"/>
        </w:rPr>
        <w:t xml:space="preserve"> </w:t>
      </w:r>
      <w:r>
        <w:rPr>
          <w:spacing w:val="-3"/>
          <w:w w:val="105"/>
        </w:rPr>
        <w:t>Id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al</w:t>
      </w:r>
      <w:r>
        <w:rPr>
          <w:spacing w:val="-4"/>
          <w:w w:val="105"/>
        </w:rPr>
        <w:t>l</w:t>
      </w:r>
      <w:r>
        <w:rPr>
          <w:spacing w:val="-3"/>
          <w:w w:val="105"/>
        </w:rPr>
        <w:t>y,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unb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5"/>
          <w:w w:val="105"/>
        </w:rPr>
        <w:t xml:space="preserve"> </w:t>
      </w:r>
      <w:r>
        <w:rPr>
          <w:w w:val="105"/>
        </w:rPr>
        <w:t>emission</w:t>
      </w:r>
      <w:r>
        <w:rPr>
          <w:spacing w:val="6"/>
          <w:w w:val="105"/>
        </w:rPr>
        <w:t xml:space="preserve"> </w:t>
      </w:r>
      <w:r>
        <w:rPr>
          <w:w w:val="105"/>
        </w:rPr>
        <w:t>lines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coronal</w:t>
      </w:r>
      <w:r>
        <w:rPr>
          <w:spacing w:val="5"/>
          <w:w w:val="105"/>
        </w:rPr>
        <w:t xml:space="preserve"> </w:t>
      </w:r>
      <w:r>
        <w:rPr>
          <w:w w:val="105"/>
        </w:rPr>
        <w:t>ionization</w:t>
      </w:r>
      <w:r>
        <w:rPr>
          <w:spacing w:val="6"/>
          <w:w w:val="105"/>
        </w:rPr>
        <w:t xml:space="preserve"> </w:t>
      </w:r>
      <w:r>
        <w:rPr>
          <w:w w:val="105"/>
        </w:rPr>
        <w:t>sequence</w:t>
      </w:r>
      <w:r>
        <w:rPr>
          <w:spacing w:val="6"/>
          <w:w w:val="105"/>
        </w:rPr>
        <w:t xml:space="preserve"> </w:t>
      </w:r>
      <w:r>
        <w:rPr>
          <w:w w:val="105"/>
        </w:rPr>
        <w:t>(e.g.,</w:t>
      </w:r>
      <w:r>
        <w:rPr>
          <w:spacing w:val="7"/>
          <w:w w:val="105"/>
        </w:rPr>
        <w:t xml:space="preserve"> </w:t>
      </w:r>
      <w:r>
        <w:rPr>
          <w:spacing w:val="-10"/>
          <w:w w:val="105"/>
        </w:rPr>
        <w:t>F</w:t>
      </w:r>
      <w:r>
        <w:rPr>
          <w:spacing w:val="-11"/>
          <w:w w:val="105"/>
        </w:rPr>
        <w:t>e</w:t>
      </w:r>
      <w:r>
        <w:rPr>
          <w:spacing w:val="27"/>
          <w:w w:val="99"/>
        </w:rPr>
        <w:t xml:space="preserve"> </w:t>
      </w:r>
      <w:r>
        <w:rPr>
          <w:w w:val="105"/>
        </w:rPr>
        <w:t>I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10"/>
          <w:w w:val="105"/>
        </w:rPr>
        <w:t>F</w:t>
      </w:r>
      <w:r>
        <w:rPr>
          <w:spacing w:val="-11"/>
          <w:w w:val="105"/>
        </w:rPr>
        <w:t>e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XVI</w:t>
      </w:r>
      <w:r>
        <w:rPr>
          <w:w w:val="105"/>
        </w:rPr>
        <w:t>II)</w:t>
      </w:r>
      <w:r>
        <w:rPr>
          <w:spacing w:val="30"/>
          <w:w w:val="105"/>
        </w:rPr>
        <w:t xml:space="preserve"> </w:t>
      </w:r>
      <w:r>
        <w:rPr>
          <w:w w:val="105"/>
        </w:rPr>
        <w:t>could</w:t>
      </w:r>
      <w:r>
        <w:rPr>
          <w:spacing w:val="30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w w:val="105"/>
        </w:rPr>
        <w:t>used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mitigate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onv</w:t>
      </w:r>
      <w:r>
        <w:rPr>
          <w:spacing w:val="-3"/>
          <w:w w:val="105"/>
        </w:rPr>
        <w:t>ol</w:t>
      </w:r>
      <w:r>
        <w:rPr>
          <w:spacing w:val="-2"/>
          <w:w w:val="105"/>
        </w:rPr>
        <w:t>ut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dimming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41"/>
          <w:w w:val="106"/>
        </w:rPr>
        <w:t xml:space="preserve"> </w:t>
      </w:r>
      <w:r>
        <w:rPr>
          <w:spacing w:val="-5"/>
          <w:w w:val="105"/>
        </w:rPr>
        <w:t>we</w:t>
      </w:r>
      <w:r>
        <w:rPr>
          <w:spacing w:val="23"/>
          <w:w w:val="105"/>
        </w:rPr>
        <w:t xml:space="preserve"> </w:t>
      </w:r>
      <w:r>
        <w:rPr>
          <w:w w:val="105"/>
        </w:rPr>
        <w:t>will</w:t>
      </w:r>
      <w:r>
        <w:rPr>
          <w:spacing w:val="23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ow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Section</w:t>
      </w:r>
      <w:r>
        <w:rPr>
          <w:spacing w:val="23"/>
          <w:w w:val="105"/>
        </w:rPr>
        <w:t xml:space="preserve"> </w:t>
      </w:r>
      <w:r>
        <w:rPr>
          <w:w w:val="105"/>
        </w:rPr>
        <w:t>4.3,</w:t>
      </w:r>
      <w:r>
        <w:rPr>
          <w:spacing w:val="24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may</w:t>
      </w:r>
      <w:r>
        <w:rPr>
          <w:spacing w:val="23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 w:eastAsia="Apple Symbols" w:hAnsi="Apple Symbols" w:cs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t</w:t>
      </w:r>
      <w:r>
        <w:rPr>
          <w:spacing w:val="-6"/>
          <w:w w:val="105"/>
        </w:rPr>
        <w:t>wo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 w:eastAsia="Apple Symbols" w:hAnsi="Apple Symbols" w:cs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23"/>
          <w:w w:val="105"/>
        </w:rPr>
        <w:t xml:space="preserve"> </w:t>
      </w:r>
      <w:r>
        <w:rPr>
          <w:w w:val="105"/>
        </w:rPr>
        <w:t>separated</w:t>
      </w:r>
      <w:r>
        <w:rPr>
          <w:spacing w:val="35"/>
          <w:w w:val="110"/>
        </w:rPr>
        <w:t xml:space="preserve"> </w:t>
      </w:r>
      <w:r>
        <w:rPr>
          <w:w w:val="105"/>
        </w:rPr>
        <w:t>ionizations</w:t>
      </w:r>
      <w:r>
        <w:rPr>
          <w:spacing w:val="31"/>
          <w:w w:val="105"/>
        </w:rPr>
        <w:t xml:space="preserve"> </w:t>
      </w:r>
      <w:r>
        <w:rPr>
          <w:w w:val="105"/>
        </w:rPr>
        <w:t>states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proofErr w:type="spellStart"/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rFonts w:ascii="Apple Symbols" w:eastAsia="Apple Symbols" w:hAnsi="Apple Symbols" w:cs="Apple Symbols"/>
          <w:spacing w:val="-1"/>
          <w:w w:val="105"/>
        </w:rPr>
        <w:t>↵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e</w:t>
      </w:r>
      <w:proofErr w:type="spellEnd"/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</w:t>
      </w:r>
      <w:r>
        <w:rPr>
          <w:spacing w:val="31"/>
          <w:w w:val="105"/>
        </w:rPr>
        <w:t xml:space="preserve"> </w:t>
      </w:r>
      <w:r>
        <w:rPr>
          <w:w w:val="105"/>
        </w:rPr>
        <w:t>thermal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w w:val="105"/>
        </w:rPr>
        <w:t>mass-loss</w:t>
      </w:r>
      <w:r>
        <w:rPr>
          <w:spacing w:val="32"/>
          <w:w w:val="105"/>
        </w:rPr>
        <w:t xml:space="preserve"> </w:t>
      </w:r>
      <w:r>
        <w:rPr>
          <w:w w:val="105"/>
        </w:rPr>
        <w:t>dimming.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w w:val="105"/>
        </w:rPr>
        <w:t>due,</w:t>
      </w:r>
      <w:r>
        <w:rPr>
          <w:spacing w:val="29"/>
          <w:w w:val="109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part,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fact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2"/>
          <w:w w:val="105"/>
        </w:rPr>
        <w:t xml:space="preserve"> </w:t>
      </w:r>
      <w:r>
        <w:rPr>
          <w:w w:val="105"/>
        </w:rPr>
        <w:t>hotter</w:t>
      </w:r>
      <w:r>
        <w:rPr>
          <w:spacing w:val="31"/>
          <w:w w:val="105"/>
        </w:rPr>
        <w:t xml:space="preserve"> </w:t>
      </w:r>
      <w:r>
        <w:rPr>
          <w:w w:val="105"/>
        </w:rPr>
        <w:t>lines</w:t>
      </w:r>
      <w:r>
        <w:rPr>
          <w:spacing w:val="31"/>
          <w:w w:val="105"/>
        </w:rPr>
        <w:t xml:space="preserve"> </w:t>
      </w:r>
      <w:r>
        <w:rPr>
          <w:w w:val="105"/>
        </w:rPr>
        <w:t>(e.g.,</w:t>
      </w:r>
      <w:r>
        <w:rPr>
          <w:spacing w:val="33"/>
          <w:w w:val="105"/>
        </w:rPr>
        <w:t xml:space="preserve"> </w:t>
      </w:r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XV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ab</w:t>
      </w:r>
      <w:r>
        <w:rPr>
          <w:spacing w:val="-3"/>
          <w:w w:val="105"/>
        </w:rPr>
        <w:t>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)</w:t>
      </w:r>
      <w:r>
        <w:rPr>
          <w:spacing w:val="31"/>
          <w:w w:val="105"/>
        </w:rPr>
        <w:t xml:space="preserve"> </w:t>
      </w:r>
      <w:r>
        <w:rPr>
          <w:w w:val="105"/>
        </w:rPr>
        <w:t>are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mar</w:t>
      </w:r>
      <w:r>
        <w:rPr>
          <w:spacing w:val="-2"/>
          <w:w w:val="105"/>
        </w:rPr>
        <w:t>il</w:t>
      </w:r>
      <w:r>
        <w:rPr>
          <w:spacing w:val="-1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w w:val="105"/>
        </w:rPr>
        <w:t>emitted</w:t>
      </w:r>
      <w:r>
        <w:rPr>
          <w:spacing w:val="31"/>
          <w:w w:val="105"/>
        </w:rPr>
        <w:t xml:space="preserve"> </w:t>
      </w:r>
      <w:r>
        <w:rPr>
          <w:w w:val="105"/>
        </w:rPr>
        <w:t>from</w:t>
      </w:r>
      <w:r>
        <w:rPr>
          <w:spacing w:val="31"/>
          <w:w w:val="105"/>
        </w:rPr>
        <w:t xml:space="preserve"> </w:t>
      </w:r>
      <w:r>
        <w:rPr>
          <w:w w:val="105"/>
        </w:rPr>
        <w:t>confined</w:t>
      </w:r>
      <w:r>
        <w:rPr>
          <w:spacing w:val="27"/>
          <w:w w:val="110"/>
        </w:rPr>
        <w:t xml:space="preserve"> </w:t>
      </w:r>
      <w:r>
        <w:rPr>
          <w:spacing w:val="1"/>
          <w:w w:val="105"/>
        </w:rPr>
        <w:t>loops</w:t>
      </w:r>
      <w:r>
        <w:rPr>
          <w:spacing w:val="21"/>
          <w:w w:val="105"/>
        </w:rPr>
        <w:t xml:space="preserve"> </w:t>
      </w:r>
      <w:r>
        <w:rPr>
          <w:w w:val="105"/>
        </w:rPr>
        <w:t>near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flare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not</w:t>
      </w:r>
      <w:r>
        <w:rPr>
          <w:spacing w:val="22"/>
          <w:w w:val="105"/>
        </w:rPr>
        <w:t xml:space="preserve"> </w:t>
      </w:r>
      <w:r>
        <w:rPr>
          <w:w w:val="105"/>
        </w:rPr>
        <w:t>strongly</w:t>
      </w:r>
      <w:r>
        <w:rPr>
          <w:spacing w:val="22"/>
          <w:w w:val="105"/>
        </w:rPr>
        <w:t xml:space="preserve"> </w:t>
      </w:r>
      <w:r>
        <w:rPr>
          <w:w w:val="105"/>
        </w:rPr>
        <w:t>impacted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w w:val="105"/>
        </w:rPr>
        <w:t>mass-loss</w:t>
      </w:r>
      <w:r>
        <w:rPr>
          <w:spacing w:val="22"/>
          <w:w w:val="105"/>
        </w:rPr>
        <w:t xml:space="preserve"> </w:t>
      </w:r>
      <w:r>
        <w:rPr>
          <w:w w:val="105"/>
        </w:rPr>
        <w:t>dimming.</w:t>
      </w:r>
    </w:p>
    <w:p w14:paraId="347D6103" w14:textId="77777777" w:rsidR="00FB4955" w:rsidRDefault="00E6617D">
      <w:pPr>
        <w:pStyle w:val="BodyText"/>
        <w:spacing w:before="163" w:line="257" w:lineRule="auto"/>
        <w:ind w:right="118"/>
        <w:jc w:val="both"/>
      </w:pPr>
      <w:r>
        <w:rPr>
          <w:w w:val="105"/>
        </w:rPr>
        <w:t>Figure</w:t>
      </w:r>
      <w:r>
        <w:rPr>
          <w:spacing w:val="25"/>
          <w:w w:val="105"/>
        </w:rPr>
        <w:t xml:space="preserve"> </w:t>
      </w:r>
      <w:r>
        <w:rPr>
          <w:w w:val="105"/>
        </w:rPr>
        <w:t>3.3:</w:t>
      </w:r>
      <w:r>
        <w:rPr>
          <w:spacing w:val="8"/>
          <w:w w:val="105"/>
        </w:rPr>
        <w:t xml:space="preserve"> </w:t>
      </w:r>
      <w:bookmarkStart w:id="64" w:name="_bookmark17"/>
      <w:bookmarkEnd w:id="64"/>
      <w:r>
        <w:rPr>
          <w:spacing w:val="-1"/>
          <w:w w:val="105"/>
        </w:rPr>
        <w:t>Out</w:t>
      </w:r>
      <w:r>
        <w:rPr>
          <w:spacing w:val="-2"/>
          <w:w w:val="105"/>
        </w:rPr>
        <w:t>flow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eloci</w:t>
      </w:r>
      <w:r>
        <w:rPr>
          <w:spacing w:val="-1"/>
          <w:w w:val="105"/>
        </w:rPr>
        <w:t>ty</w:t>
      </w:r>
      <w:r>
        <w:rPr>
          <w:spacing w:val="26"/>
          <w:w w:val="105"/>
        </w:rPr>
        <w:t xml:space="preserve"> </w:t>
      </w:r>
      <w:proofErr w:type="spellStart"/>
      <w:r>
        <w:rPr>
          <w:w w:val="105"/>
        </w:rPr>
        <w:t>vs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emission</w:t>
      </w:r>
      <w:r>
        <w:rPr>
          <w:spacing w:val="26"/>
          <w:w w:val="105"/>
        </w:rPr>
        <w:t xml:space="preserve"> </w:t>
      </w:r>
      <w:r>
        <w:rPr>
          <w:w w:val="105"/>
        </w:rPr>
        <w:t>line</w:t>
      </w:r>
      <w:r>
        <w:rPr>
          <w:spacing w:val="26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26"/>
          <w:w w:val="105"/>
        </w:rPr>
        <w:t xml:space="preserve"> </w:t>
      </w:r>
      <w:r>
        <w:rPr>
          <w:w w:val="105"/>
        </w:rPr>
        <w:t>formation</w:t>
      </w:r>
      <w:r>
        <w:rPr>
          <w:spacing w:val="2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w w:val="105"/>
        </w:rPr>
        <w:t>region</w:t>
      </w:r>
      <w:r>
        <w:rPr>
          <w:spacing w:val="31"/>
          <w:w w:val="104"/>
        </w:rPr>
        <w:t xml:space="preserve"> </w:t>
      </w:r>
      <w:r>
        <w:rPr>
          <w:w w:val="105"/>
        </w:rPr>
        <w:t>near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plage</w:t>
      </w:r>
      <w:proofErr w:type="spellEnd"/>
      <w:r>
        <w:rPr>
          <w:w w:val="105"/>
        </w:rPr>
        <w:t>.</w:t>
      </w:r>
      <w:r>
        <w:rPr>
          <w:spacing w:val="50"/>
          <w:w w:val="105"/>
        </w:rPr>
        <w:t xml:space="preserve"> </w:t>
      </w:r>
      <w:r>
        <w:rPr>
          <w:w w:val="105"/>
        </w:rPr>
        <w:t>Adapted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Imada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et</w:t>
      </w:r>
      <w:r>
        <w:rPr>
          <w:spacing w:val="22"/>
          <w:w w:val="105"/>
        </w:rPr>
        <w:t xml:space="preserve"> </w:t>
      </w:r>
      <w:r>
        <w:rPr>
          <w:w w:val="105"/>
        </w:rPr>
        <w:t>al.</w:t>
      </w:r>
      <w:r>
        <w:rPr>
          <w:spacing w:val="23"/>
          <w:w w:val="105"/>
        </w:rPr>
        <w:t xml:space="preserve"> </w:t>
      </w:r>
      <w:r>
        <w:rPr>
          <w:w w:val="105"/>
        </w:rPr>
        <w:t>(2007).</w:t>
      </w:r>
    </w:p>
    <w:p w14:paraId="48FF7F4A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0CC31380" w14:textId="77777777" w:rsidR="00FB4955" w:rsidRDefault="00E6617D">
      <w:pPr>
        <w:spacing w:line="200" w:lineRule="atLeast"/>
        <w:ind w:left="22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B378582" wp14:editId="7C09B832">
            <wp:extent cx="3260408" cy="253631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408" cy="25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245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9C26074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0FB359A" w14:textId="66BD3723" w:rsidR="00FB4955" w:rsidRDefault="00C42278">
      <w:pPr>
        <w:pStyle w:val="BodyText"/>
        <w:spacing w:before="179" w:line="455" w:lineRule="auto"/>
        <w:ind w:right="117" w:firstLine="576"/>
        <w:jc w:val="both"/>
      </w:pPr>
      <w:ins w:id="65" w:author="Tom Woods" w:date="2016-01-17T13:56:00Z">
        <w:r>
          <w:rPr>
            <w:spacing w:val="-3"/>
            <w:w w:val="105"/>
          </w:rPr>
          <w:t xml:space="preserve">There is also a Doppler-shift contribution for the thermal dimming behavior. </w:t>
        </w:r>
      </w:ins>
      <w:r w:rsidR="00E6617D">
        <w:rPr>
          <w:spacing w:val="-3"/>
          <w:w w:val="105"/>
        </w:rPr>
        <w:t>M</w:t>
      </w:r>
      <w:r w:rsidR="00E6617D">
        <w:rPr>
          <w:spacing w:val="-2"/>
          <w:w w:val="105"/>
        </w:rPr>
        <w:t>u</w:t>
      </w:r>
      <w:r w:rsidR="00E6617D">
        <w:rPr>
          <w:spacing w:val="-3"/>
          <w:w w:val="105"/>
        </w:rPr>
        <w:t>l</w:t>
      </w:r>
      <w:r w:rsidR="00E6617D">
        <w:rPr>
          <w:spacing w:val="-2"/>
          <w:w w:val="105"/>
        </w:rPr>
        <w:t>t</w:t>
      </w:r>
      <w:r w:rsidR="00E6617D">
        <w:rPr>
          <w:spacing w:val="-3"/>
          <w:w w:val="105"/>
        </w:rPr>
        <w:t>i-w</w:t>
      </w:r>
      <w:r w:rsidR="00E6617D">
        <w:rPr>
          <w:spacing w:val="-2"/>
          <w:w w:val="105"/>
        </w:rPr>
        <w:t>av</w:t>
      </w:r>
      <w:r w:rsidR="00E6617D">
        <w:rPr>
          <w:spacing w:val="-3"/>
          <w:w w:val="105"/>
        </w:rPr>
        <w:t>ele</w:t>
      </w:r>
      <w:r w:rsidR="00E6617D">
        <w:rPr>
          <w:spacing w:val="-2"/>
          <w:w w:val="105"/>
        </w:rPr>
        <w:t>ngth</w:t>
      </w:r>
      <w:r w:rsidR="00E6617D">
        <w:rPr>
          <w:spacing w:val="-6"/>
          <w:w w:val="105"/>
        </w:rPr>
        <w:t xml:space="preserve"> </w:t>
      </w:r>
      <w:r w:rsidR="00E6617D">
        <w:rPr>
          <w:w w:val="105"/>
        </w:rPr>
        <w:t>Doppler</w:t>
      </w:r>
      <w:r w:rsidR="00E6617D">
        <w:rPr>
          <w:spacing w:val="-4"/>
          <w:w w:val="105"/>
        </w:rPr>
        <w:t xml:space="preserve"> </w:t>
      </w:r>
      <w:r w:rsidR="00E6617D">
        <w:rPr>
          <w:w w:val="105"/>
        </w:rPr>
        <w:t>studies</w:t>
      </w:r>
      <w:r w:rsidR="00E6617D">
        <w:rPr>
          <w:spacing w:val="-5"/>
          <w:w w:val="105"/>
        </w:rPr>
        <w:t xml:space="preserve"> </w:t>
      </w:r>
      <w:r w:rsidR="00E6617D">
        <w:rPr>
          <w:spacing w:val="-3"/>
          <w:w w:val="105"/>
        </w:rPr>
        <w:t>hav</w:t>
      </w:r>
      <w:r w:rsidR="00E6617D">
        <w:rPr>
          <w:spacing w:val="-4"/>
          <w:w w:val="105"/>
        </w:rPr>
        <w:t>e</w:t>
      </w:r>
      <w:r w:rsidR="00E6617D">
        <w:rPr>
          <w:spacing w:val="-5"/>
          <w:w w:val="105"/>
        </w:rPr>
        <w:t xml:space="preserve"> </w:t>
      </w:r>
      <w:r w:rsidR="00E6617D">
        <w:rPr>
          <w:spacing w:val="-3"/>
          <w:w w:val="105"/>
        </w:rPr>
        <w:t>s</w:t>
      </w:r>
      <w:r w:rsidR="00E6617D">
        <w:rPr>
          <w:spacing w:val="-2"/>
          <w:w w:val="105"/>
        </w:rPr>
        <w:t>h</w:t>
      </w:r>
      <w:r w:rsidR="00E6617D">
        <w:rPr>
          <w:spacing w:val="-3"/>
          <w:w w:val="105"/>
        </w:rPr>
        <w:t>ow</w:t>
      </w:r>
      <w:r w:rsidR="00E6617D">
        <w:rPr>
          <w:spacing w:val="-2"/>
          <w:w w:val="105"/>
        </w:rPr>
        <w:t>n</w:t>
      </w:r>
      <w:r w:rsidR="00E6617D">
        <w:rPr>
          <w:spacing w:val="-5"/>
          <w:w w:val="105"/>
        </w:rPr>
        <w:t xml:space="preserve"> </w:t>
      </w:r>
      <w:r w:rsidR="00E6617D">
        <w:rPr>
          <w:w w:val="105"/>
        </w:rPr>
        <w:t>that</w:t>
      </w:r>
      <w:r w:rsidR="00E6617D">
        <w:rPr>
          <w:spacing w:val="-4"/>
          <w:w w:val="105"/>
        </w:rPr>
        <w:t xml:space="preserve"> </w:t>
      </w:r>
      <w:r w:rsidR="00E6617D">
        <w:rPr>
          <w:w w:val="105"/>
        </w:rPr>
        <w:t>while</w:t>
      </w:r>
      <w:r w:rsidR="00E6617D">
        <w:rPr>
          <w:spacing w:val="-5"/>
          <w:w w:val="105"/>
        </w:rPr>
        <w:t xml:space="preserve"> </w:t>
      </w:r>
      <w:r w:rsidR="00E6617D">
        <w:rPr>
          <w:w w:val="105"/>
        </w:rPr>
        <w:t>all</w:t>
      </w:r>
      <w:r w:rsidR="00E6617D">
        <w:rPr>
          <w:spacing w:val="-5"/>
          <w:w w:val="105"/>
        </w:rPr>
        <w:t xml:space="preserve"> </w:t>
      </w:r>
      <w:r w:rsidR="00E6617D">
        <w:rPr>
          <w:w w:val="105"/>
        </w:rPr>
        <w:t>(measured)</w:t>
      </w:r>
      <w:r w:rsidR="00E6617D">
        <w:rPr>
          <w:spacing w:val="-4"/>
          <w:w w:val="105"/>
        </w:rPr>
        <w:t xml:space="preserve"> </w:t>
      </w:r>
      <w:r w:rsidR="00E6617D">
        <w:rPr>
          <w:w w:val="105"/>
        </w:rPr>
        <w:t>emission</w:t>
      </w:r>
      <w:r w:rsidR="00E6617D">
        <w:rPr>
          <w:spacing w:val="-5"/>
          <w:w w:val="105"/>
        </w:rPr>
        <w:t xml:space="preserve"> </w:t>
      </w:r>
      <w:r w:rsidR="00E6617D">
        <w:rPr>
          <w:w w:val="105"/>
        </w:rPr>
        <w:t>lines</w:t>
      </w:r>
      <w:r w:rsidR="00E6617D">
        <w:rPr>
          <w:spacing w:val="-5"/>
          <w:w w:val="105"/>
        </w:rPr>
        <w:t xml:space="preserve"> </w:t>
      </w:r>
      <w:r w:rsidR="00E6617D">
        <w:rPr>
          <w:w w:val="105"/>
        </w:rPr>
        <w:t>b</w:t>
      </w:r>
      <w:r w:rsidR="00E6617D">
        <w:rPr>
          <w:spacing w:val="1"/>
          <w:w w:val="105"/>
        </w:rPr>
        <w:t>ecome</w:t>
      </w:r>
      <w:r w:rsidR="00E6617D">
        <w:rPr>
          <w:spacing w:val="31"/>
          <w:w w:val="99"/>
        </w:rPr>
        <w:t xml:space="preserve"> </w:t>
      </w:r>
      <w:r w:rsidR="00E6617D">
        <w:rPr>
          <w:w w:val="105"/>
        </w:rPr>
        <w:t>blue-shifted</w:t>
      </w:r>
      <w:r w:rsidR="00E6617D">
        <w:rPr>
          <w:spacing w:val="23"/>
          <w:w w:val="105"/>
        </w:rPr>
        <w:t xml:space="preserve"> </w:t>
      </w:r>
      <w:r w:rsidR="00E6617D">
        <w:rPr>
          <w:w w:val="105"/>
        </w:rPr>
        <w:t>(indicating</w:t>
      </w:r>
      <w:r w:rsidR="00E6617D">
        <w:rPr>
          <w:spacing w:val="22"/>
          <w:w w:val="105"/>
        </w:rPr>
        <w:t xml:space="preserve"> </w:t>
      </w:r>
      <w:r w:rsidR="00E6617D">
        <w:rPr>
          <w:w w:val="105"/>
        </w:rPr>
        <w:t>an</w:t>
      </w:r>
      <w:r w:rsidR="00E6617D">
        <w:rPr>
          <w:spacing w:val="24"/>
          <w:w w:val="105"/>
        </w:rPr>
        <w:t xml:space="preserve"> </w:t>
      </w:r>
      <w:r w:rsidR="00E6617D">
        <w:rPr>
          <w:spacing w:val="-1"/>
          <w:w w:val="105"/>
        </w:rPr>
        <w:t>out</w:t>
      </w:r>
      <w:r w:rsidR="00E6617D">
        <w:rPr>
          <w:spacing w:val="-2"/>
          <w:w w:val="105"/>
        </w:rPr>
        <w:t>flow</w:t>
      </w:r>
      <w:r w:rsidR="00E6617D">
        <w:rPr>
          <w:spacing w:val="-1"/>
          <w:w w:val="105"/>
        </w:rPr>
        <w:t>),</w:t>
      </w:r>
      <w:r w:rsidR="00E6617D">
        <w:rPr>
          <w:spacing w:val="24"/>
          <w:w w:val="105"/>
        </w:rPr>
        <w:t xml:space="preserve"> </w:t>
      </w:r>
      <w:r w:rsidR="00E6617D">
        <w:rPr>
          <w:w w:val="105"/>
        </w:rPr>
        <w:t>the</w:t>
      </w:r>
      <w:r w:rsidR="00E6617D">
        <w:rPr>
          <w:spacing w:val="23"/>
          <w:w w:val="105"/>
        </w:rPr>
        <w:t xml:space="preserve"> </w:t>
      </w:r>
      <w:r w:rsidR="00E6617D">
        <w:rPr>
          <w:w w:val="105"/>
        </w:rPr>
        <w:t>magnitude</w:t>
      </w:r>
      <w:r w:rsidR="00E6617D">
        <w:rPr>
          <w:spacing w:val="24"/>
          <w:w w:val="105"/>
        </w:rPr>
        <w:t xml:space="preserve"> </w:t>
      </w:r>
      <w:r w:rsidR="00E6617D">
        <w:rPr>
          <w:w w:val="105"/>
        </w:rPr>
        <w:t>of</w:t>
      </w:r>
      <w:r w:rsidR="00E6617D">
        <w:rPr>
          <w:spacing w:val="23"/>
          <w:w w:val="105"/>
        </w:rPr>
        <w:t xml:space="preserve"> </w:t>
      </w:r>
      <w:r w:rsidR="00E6617D">
        <w:rPr>
          <w:w w:val="105"/>
        </w:rPr>
        <w:t>the</w:t>
      </w:r>
      <w:r w:rsidR="00E6617D">
        <w:rPr>
          <w:spacing w:val="24"/>
          <w:w w:val="105"/>
        </w:rPr>
        <w:t xml:space="preserve"> </w:t>
      </w:r>
      <w:r w:rsidR="00E6617D">
        <w:rPr>
          <w:w w:val="105"/>
        </w:rPr>
        <w:t>shift</w:t>
      </w:r>
      <w:r w:rsidR="00E6617D">
        <w:rPr>
          <w:spacing w:val="23"/>
          <w:w w:val="105"/>
        </w:rPr>
        <w:t xml:space="preserve"> </w:t>
      </w:r>
      <w:r w:rsidR="00E6617D">
        <w:rPr>
          <w:w w:val="105"/>
        </w:rPr>
        <w:t>is</w:t>
      </w:r>
      <w:r w:rsidR="00E6617D">
        <w:rPr>
          <w:spacing w:val="24"/>
          <w:w w:val="105"/>
        </w:rPr>
        <w:t xml:space="preserve"> </w:t>
      </w:r>
      <w:r w:rsidR="00E6617D">
        <w:rPr>
          <w:w w:val="105"/>
        </w:rPr>
        <w:t>strongly</w:t>
      </w:r>
      <w:r w:rsidR="00E6617D">
        <w:rPr>
          <w:spacing w:val="23"/>
          <w:w w:val="105"/>
        </w:rPr>
        <w:t xml:space="preserve"> </w:t>
      </w:r>
      <w:del w:id="66" w:author="Tom Woods" w:date="2016-01-17T13:57:00Z">
        <w:r w:rsidR="00E6617D" w:rsidDel="00C42278">
          <w:rPr>
            <w:w w:val="105"/>
          </w:rPr>
          <w:delText>directly</w:delText>
        </w:r>
        <w:r w:rsidR="00E6617D" w:rsidDel="00C42278">
          <w:rPr>
            <w:spacing w:val="24"/>
            <w:w w:val="105"/>
          </w:rPr>
          <w:delText xml:space="preserve"> </w:delText>
        </w:r>
      </w:del>
      <w:r w:rsidR="00E6617D">
        <w:rPr>
          <w:w w:val="105"/>
        </w:rPr>
        <w:t>proportional</w:t>
      </w:r>
      <w:r w:rsidR="00E6617D">
        <w:rPr>
          <w:spacing w:val="23"/>
          <w:w w:val="105"/>
        </w:rPr>
        <w:t xml:space="preserve"> </w:t>
      </w:r>
      <w:r w:rsidR="00E6617D">
        <w:rPr>
          <w:w w:val="105"/>
        </w:rPr>
        <w:t>to</w:t>
      </w:r>
      <w:r w:rsidR="00E6617D">
        <w:rPr>
          <w:spacing w:val="28"/>
          <w:w w:val="99"/>
        </w:rPr>
        <w:t xml:space="preserve"> </w:t>
      </w:r>
      <w:r w:rsidR="00E6617D">
        <w:rPr>
          <w:w w:val="105"/>
        </w:rPr>
        <w:t>the</w:t>
      </w:r>
      <w:r w:rsidR="00E6617D">
        <w:rPr>
          <w:spacing w:val="26"/>
          <w:w w:val="105"/>
        </w:rPr>
        <w:t xml:space="preserve"> </w:t>
      </w:r>
      <w:r w:rsidR="00E6617D">
        <w:rPr>
          <w:w w:val="105"/>
        </w:rPr>
        <w:t>lines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p</w:t>
      </w:r>
      <w:r w:rsidR="00E6617D">
        <w:rPr>
          <w:spacing w:val="1"/>
          <w:w w:val="105"/>
        </w:rPr>
        <w:t>e</w:t>
      </w:r>
      <w:r w:rsidR="00E6617D">
        <w:rPr>
          <w:w w:val="105"/>
        </w:rPr>
        <w:t>ak</w:t>
      </w:r>
      <w:r w:rsidR="00E6617D">
        <w:rPr>
          <w:spacing w:val="28"/>
          <w:w w:val="105"/>
        </w:rPr>
        <w:t xml:space="preserve"> </w:t>
      </w:r>
      <w:r w:rsidR="00E6617D">
        <w:rPr>
          <w:w w:val="105"/>
        </w:rPr>
        <w:t>formation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temperature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(</w:t>
      </w:r>
      <w:proofErr w:type="spellStart"/>
      <w:r w:rsidR="00E6617D">
        <w:rPr>
          <w:w w:val="105"/>
        </w:rPr>
        <w:t>Imada</w:t>
      </w:r>
      <w:proofErr w:type="spellEnd"/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et</w:t>
      </w:r>
      <w:r w:rsidR="00E6617D">
        <w:rPr>
          <w:spacing w:val="28"/>
          <w:w w:val="105"/>
        </w:rPr>
        <w:t xml:space="preserve"> </w:t>
      </w:r>
      <w:r w:rsidR="00E6617D">
        <w:rPr>
          <w:w w:val="105"/>
        </w:rPr>
        <w:t>al.,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2007;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Jin</w:t>
      </w:r>
      <w:r w:rsidR="00E6617D">
        <w:rPr>
          <w:spacing w:val="28"/>
          <w:w w:val="105"/>
        </w:rPr>
        <w:t xml:space="preserve"> </w:t>
      </w:r>
      <w:r w:rsidR="00E6617D">
        <w:rPr>
          <w:w w:val="105"/>
        </w:rPr>
        <w:t>et</w:t>
      </w:r>
      <w:r w:rsidR="00E6617D">
        <w:rPr>
          <w:spacing w:val="28"/>
          <w:w w:val="105"/>
        </w:rPr>
        <w:t xml:space="preserve"> </w:t>
      </w:r>
      <w:r w:rsidR="00E6617D">
        <w:rPr>
          <w:w w:val="105"/>
        </w:rPr>
        <w:t>al.,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 xml:space="preserve">2009). </w:t>
      </w:r>
      <w:r w:rsidR="00E6617D">
        <w:rPr>
          <w:spacing w:val="8"/>
          <w:w w:val="105"/>
        </w:rPr>
        <w:t xml:space="preserve"> </w:t>
      </w:r>
      <w:r w:rsidR="00E6617D">
        <w:rPr>
          <w:w w:val="105"/>
        </w:rPr>
        <w:t>Figure</w:t>
      </w:r>
      <w:r w:rsidR="00E6617D">
        <w:rPr>
          <w:spacing w:val="26"/>
          <w:w w:val="105"/>
        </w:rPr>
        <w:t xml:space="preserve"> </w:t>
      </w:r>
      <w:r w:rsidR="00E6617D">
        <w:rPr>
          <w:w w:val="105"/>
        </w:rPr>
        <w:t>3.3</w:t>
      </w:r>
      <w:r w:rsidR="00E6617D">
        <w:rPr>
          <w:spacing w:val="27"/>
          <w:w w:val="105"/>
        </w:rPr>
        <w:t xml:space="preserve"> </w:t>
      </w:r>
      <w:r w:rsidR="00E6617D">
        <w:rPr>
          <w:spacing w:val="-3"/>
          <w:w w:val="105"/>
        </w:rPr>
        <w:t>s</w:t>
      </w:r>
      <w:r w:rsidR="00E6617D">
        <w:rPr>
          <w:spacing w:val="-2"/>
          <w:w w:val="105"/>
        </w:rPr>
        <w:t>h</w:t>
      </w:r>
      <w:r w:rsidR="00E6617D">
        <w:rPr>
          <w:spacing w:val="-3"/>
          <w:w w:val="105"/>
        </w:rPr>
        <w:t>ows</w:t>
      </w:r>
      <w:r w:rsidR="00E6617D">
        <w:rPr>
          <w:spacing w:val="27"/>
          <w:w w:val="105"/>
        </w:rPr>
        <w:t xml:space="preserve"> </w:t>
      </w:r>
      <w:r w:rsidR="00E6617D">
        <w:rPr>
          <w:w w:val="105"/>
        </w:rPr>
        <w:t>this</w:t>
      </w:r>
    </w:p>
    <w:p w14:paraId="204451A1" w14:textId="77777777" w:rsidR="00FB4955" w:rsidRDefault="00FB4955">
      <w:pPr>
        <w:spacing w:line="455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77FC4A8D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24C504DA" w14:textId="03F9381F" w:rsidR="00FB4955" w:rsidRDefault="00E6617D">
      <w:pPr>
        <w:pStyle w:val="BodyText"/>
        <w:spacing w:before="58" w:line="455" w:lineRule="auto"/>
        <w:ind w:left="120" w:right="119"/>
        <w:jc w:val="both"/>
      </w:pPr>
      <w:proofErr w:type="gramStart"/>
      <w:r>
        <w:rPr>
          <w:w w:val="105"/>
        </w:rPr>
        <w:t>dependence</w:t>
      </w:r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plage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region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dimming</w:t>
      </w:r>
      <w:r>
        <w:rPr>
          <w:spacing w:val="18"/>
          <w:w w:val="105"/>
        </w:rPr>
        <w:t xml:space="preserve"> </w:t>
      </w:r>
      <w:ins w:id="67" w:author="Tom Woods" w:date="2016-01-17T13:49:00Z">
        <w:r w:rsidR="00135340">
          <w:rPr>
            <w:spacing w:val="18"/>
            <w:w w:val="105"/>
          </w:rPr>
          <w:t xml:space="preserve">event </w:t>
        </w:r>
      </w:ins>
      <w:r>
        <w:rPr>
          <w:w w:val="105"/>
        </w:rPr>
        <w:t>during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w w:val="105"/>
        </w:rPr>
        <w:t>X-class</w:t>
      </w:r>
      <w:r>
        <w:rPr>
          <w:spacing w:val="17"/>
          <w:w w:val="105"/>
        </w:rPr>
        <w:t xml:space="preserve"> </w:t>
      </w:r>
      <w:r>
        <w:rPr>
          <w:w w:val="105"/>
        </w:rPr>
        <w:t>flare.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Part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explanation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6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population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ions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accelerated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out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ard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part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CME,</w:t>
      </w:r>
      <w:r>
        <w:rPr>
          <w:spacing w:val="21"/>
          <w:w w:val="105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tan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ou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y</w:t>
      </w:r>
      <w:r>
        <w:rPr>
          <w:spacing w:val="29"/>
          <w:w w:val="104"/>
        </w:rPr>
        <w:t xml:space="preserve"> </w:t>
      </w:r>
      <w:r>
        <w:rPr>
          <w:w w:val="105"/>
        </w:rPr>
        <w:t>experiencing</w:t>
      </w:r>
      <w:r>
        <w:rPr>
          <w:spacing w:val="35"/>
          <w:w w:val="105"/>
        </w:rPr>
        <w:t xml:space="preserve"> </w:t>
      </w:r>
      <w:r>
        <w:rPr>
          <w:w w:val="105"/>
        </w:rPr>
        <w:t>heating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6"/>
          <w:w w:val="105"/>
        </w:rPr>
        <w:t xml:space="preserve"> </w:t>
      </w:r>
      <w:r>
        <w:rPr>
          <w:w w:val="105"/>
        </w:rPr>
        <w:t>part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process.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36"/>
          <w:w w:val="105"/>
        </w:rPr>
        <w:t xml:space="preserve"> </w:t>
      </w:r>
      <w:r>
        <w:rPr>
          <w:w w:val="105"/>
        </w:rPr>
        <w:t>causes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ionization</w:t>
      </w:r>
      <w:r>
        <w:rPr>
          <w:spacing w:val="36"/>
          <w:w w:val="105"/>
        </w:rPr>
        <w:t xml:space="preserve"> </w:t>
      </w:r>
      <w:r>
        <w:rPr>
          <w:w w:val="105"/>
        </w:rPr>
        <w:t>fraction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shift</w:t>
      </w:r>
      <w:r>
        <w:rPr>
          <w:spacing w:val="30"/>
          <w:w w:val="138"/>
        </w:rPr>
        <w:t xml:space="preserve"> </w:t>
      </w:r>
      <w:r>
        <w:rPr>
          <w:spacing w:val="-3"/>
          <w:w w:val="105"/>
        </w:rPr>
        <w:t>up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ard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point</w:t>
      </w:r>
      <w:r>
        <w:rPr>
          <w:spacing w:val="7"/>
          <w:w w:val="105"/>
        </w:rPr>
        <w:t xml:space="preserve"> </w:t>
      </w:r>
      <w:r>
        <w:rPr>
          <w:w w:val="105"/>
        </w:rPr>
        <w:t>where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little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low</w:t>
      </w:r>
      <w:r>
        <w:rPr>
          <w:spacing w:val="8"/>
          <w:w w:val="105"/>
        </w:rPr>
        <w:t xml:space="preserve"> </w:t>
      </w:r>
      <w:r>
        <w:rPr>
          <w:w w:val="105"/>
        </w:rPr>
        <w:t>ionization</w:t>
      </w:r>
      <w:r>
        <w:rPr>
          <w:spacing w:val="8"/>
          <w:w w:val="105"/>
        </w:rPr>
        <w:t xml:space="preserve"> </w:t>
      </w:r>
      <w:r>
        <w:rPr>
          <w:w w:val="105"/>
        </w:rPr>
        <w:t>states</w:t>
      </w:r>
      <w:r>
        <w:rPr>
          <w:spacing w:val="7"/>
          <w:w w:val="105"/>
        </w:rPr>
        <w:t xml:space="preserve"> </w:t>
      </w:r>
      <w:r>
        <w:rPr>
          <w:w w:val="105"/>
        </w:rPr>
        <w:t>left</w:t>
      </w:r>
      <w:r>
        <w:rPr>
          <w:spacing w:val="8"/>
          <w:w w:val="105"/>
        </w:rPr>
        <w:t xml:space="preserve"> </w:t>
      </w:r>
      <w:r>
        <w:rPr>
          <w:w w:val="105"/>
        </w:rPr>
        <w:t>e.g.,</w:t>
      </w:r>
      <w:r>
        <w:rPr>
          <w:spacing w:val="11"/>
          <w:w w:val="105"/>
        </w:rPr>
        <w:t xml:space="preserve"> </w:t>
      </w:r>
      <w:r>
        <w:rPr>
          <w:spacing w:val="-10"/>
          <w:w w:val="105"/>
        </w:rPr>
        <w:t>F</w:t>
      </w:r>
      <w:r>
        <w:rPr>
          <w:spacing w:val="-1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IX.</w:t>
      </w:r>
      <w:r>
        <w:rPr>
          <w:spacing w:val="8"/>
          <w:w w:val="105"/>
        </w:rPr>
        <w:t xml:space="preserve"> </w:t>
      </w:r>
      <w:r>
        <w:rPr>
          <w:spacing w:val="-4"/>
          <w:w w:val="105"/>
        </w:rPr>
        <w:t>Trac</w:t>
      </w:r>
      <w:r>
        <w:rPr>
          <w:spacing w:val="-5"/>
          <w:w w:val="105"/>
        </w:rPr>
        <w:t>ki</w:t>
      </w:r>
      <w:r>
        <w:rPr>
          <w:spacing w:val="-4"/>
          <w:w w:val="105"/>
        </w:rPr>
        <w:t>n</w:t>
      </w:r>
      <w:r>
        <w:rPr>
          <w:spacing w:val="-5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single</w:t>
      </w:r>
      <w:r>
        <w:rPr>
          <w:spacing w:val="33"/>
          <w:w w:val="99"/>
        </w:rPr>
        <w:t xml:space="preserve"> </w:t>
      </w:r>
      <w:r>
        <w:rPr>
          <w:w w:val="105"/>
        </w:rPr>
        <w:t>ion,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d</w:t>
      </w:r>
      <w:r>
        <w:rPr>
          <w:spacing w:val="9"/>
          <w:w w:val="105"/>
        </w:rPr>
        <w:t xml:space="preserve"> </w:t>
      </w:r>
      <w:r>
        <w:rPr>
          <w:w w:val="105"/>
        </w:rPr>
        <w:t>see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same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clei</w:t>
      </w:r>
      <w:r>
        <w:rPr>
          <w:spacing w:val="8"/>
          <w:w w:val="105"/>
        </w:rPr>
        <w:t xml:space="preserve"> </w:t>
      </w:r>
      <w:r>
        <w:rPr>
          <w:w w:val="105"/>
        </w:rPr>
        <w:t>accelerating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out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ard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electrons</w:t>
      </w:r>
      <w:r>
        <w:rPr>
          <w:spacing w:val="8"/>
          <w:w w:val="105"/>
        </w:rPr>
        <w:t xml:space="preserve"> </w:t>
      </w:r>
      <w:r>
        <w:rPr>
          <w:w w:val="105"/>
        </w:rPr>
        <w:t>stripped</w:t>
      </w:r>
      <w:r>
        <w:rPr>
          <w:spacing w:val="8"/>
          <w:w w:val="105"/>
        </w:rPr>
        <w:t xml:space="preserve"> 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w</w:t>
      </w:r>
      <w:r>
        <w:rPr>
          <w:spacing w:val="-8"/>
          <w:w w:val="105"/>
        </w:rPr>
        <w:t>a</w:t>
      </w:r>
      <w:r>
        <w:rPr>
          <w:spacing w:val="-9"/>
          <w:w w:val="105"/>
        </w:rPr>
        <w:t>y</w:t>
      </w:r>
      <w:r>
        <w:rPr>
          <w:spacing w:val="-8"/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w w:val="105"/>
        </w:rPr>
        <w:t>This</w:t>
      </w:r>
      <w:r>
        <w:rPr>
          <w:spacing w:val="35"/>
        </w:rPr>
        <w:t xml:space="preserve"> </w:t>
      </w:r>
      <w:r>
        <w:rPr>
          <w:w w:val="105"/>
        </w:rPr>
        <w:t>explains</w:t>
      </w:r>
      <w:r>
        <w:rPr>
          <w:spacing w:val="15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hy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lowe</w:t>
      </w:r>
      <w:r>
        <w:rPr>
          <w:spacing w:val="-3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w w:val="105"/>
        </w:rPr>
        <w:t>ionization</w:t>
      </w:r>
      <w:r>
        <w:rPr>
          <w:spacing w:val="16"/>
          <w:w w:val="105"/>
        </w:rPr>
        <w:t xml:space="preserve"> </w:t>
      </w:r>
      <w:r>
        <w:rPr>
          <w:w w:val="105"/>
        </w:rPr>
        <w:t>states</w:t>
      </w:r>
      <w:r>
        <w:rPr>
          <w:spacing w:val="16"/>
          <w:w w:val="105"/>
        </w:rPr>
        <w:t xml:space="preserve"> </w:t>
      </w:r>
      <w:r>
        <w:rPr>
          <w:w w:val="105"/>
        </w:rPr>
        <w:t>seem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w w:val="105"/>
        </w:rPr>
        <w:t>little</w:t>
      </w:r>
      <w:r>
        <w:rPr>
          <w:spacing w:val="16"/>
          <w:w w:val="105"/>
        </w:rPr>
        <w:t xml:space="preserve"> </w:t>
      </w:r>
      <w:ins w:id="68" w:author="Tom Woods" w:date="2016-01-17T13:59:00Z">
        <w:r w:rsidR="00C42278">
          <w:rPr>
            <w:spacing w:val="16"/>
            <w:w w:val="105"/>
          </w:rPr>
          <w:t xml:space="preserve">outflow </w:t>
        </w:r>
      </w:ins>
      <w:r>
        <w:rPr>
          <w:spacing w:val="-3"/>
          <w:w w:val="105"/>
        </w:rPr>
        <w:t>v</w:t>
      </w:r>
      <w:r>
        <w:rPr>
          <w:spacing w:val="-4"/>
          <w:w w:val="105"/>
        </w:rPr>
        <w:t>eloci</w:t>
      </w:r>
      <w:r>
        <w:rPr>
          <w:spacing w:val="-3"/>
          <w:w w:val="105"/>
        </w:rPr>
        <w:t>ty.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onal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17"/>
          <w:w w:val="105"/>
        </w:rPr>
        <w:t xml:space="preserve"> </w:t>
      </w:r>
      <w:r>
        <w:rPr>
          <w:spacing w:val="-10"/>
          <w:w w:val="105"/>
        </w:rPr>
        <w:t>F</w:t>
      </w:r>
      <w:r>
        <w:rPr>
          <w:spacing w:val="-1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IX</w:t>
      </w:r>
      <w:r>
        <w:rPr>
          <w:spacing w:val="16"/>
          <w:w w:val="105"/>
        </w:rPr>
        <w:t xml:space="preserve"> </w:t>
      </w:r>
      <w:r>
        <w:rPr>
          <w:w w:val="105"/>
        </w:rPr>
        <w:t>171</w:t>
      </w:r>
    </w:p>
    <w:p w14:paraId="3557DBF7" w14:textId="77777777" w:rsidR="00FB4955" w:rsidRDefault="00E6617D">
      <w:pPr>
        <w:pStyle w:val="BodyText"/>
        <w:spacing w:line="261" w:lineRule="exact"/>
        <w:ind w:left="120"/>
        <w:jc w:val="both"/>
      </w:pP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emission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depressed</w:t>
      </w:r>
      <w:r>
        <w:rPr>
          <w:spacing w:val="14"/>
          <w:w w:val="105"/>
        </w:rPr>
        <w:t xml:space="preserve"> </w:t>
      </w:r>
      <w:r>
        <w:rPr>
          <w:w w:val="105"/>
        </w:rPr>
        <w:t>further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>f</w:t>
      </w:r>
      <w:r>
        <w:rPr>
          <w:w w:val="105"/>
        </w:rPr>
        <w:t>ter</w:t>
      </w:r>
      <w:r>
        <w:rPr>
          <w:spacing w:val="15"/>
          <w:w w:val="105"/>
        </w:rPr>
        <w:t xml:space="preserve"> </w:t>
      </w:r>
      <w:r>
        <w:rPr>
          <w:w w:val="105"/>
        </w:rPr>
        <w:t>o</w:t>
      </w:r>
      <w:r>
        <w:rPr>
          <w:spacing w:val="6"/>
          <w:w w:val="105"/>
        </w:rPr>
        <w:t>p</w:t>
      </w:r>
      <w:r>
        <w:rPr>
          <w:w w:val="105"/>
        </w:rPr>
        <w:t>en</w:t>
      </w:r>
      <w:r>
        <w:rPr>
          <w:spacing w:val="14"/>
          <w:w w:val="105"/>
        </w:rPr>
        <w:t xml:space="preserve"> </w:t>
      </w:r>
      <w:r>
        <w:rPr>
          <w:w w:val="105"/>
        </w:rPr>
        <w:t>magnetic</w:t>
      </w:r>
      <w:r>
        <w:rPr>
          <w:spacing w:val="14"/>
          <w:w w:val="105"/>
        </w:rPr>
        <w:t xml:space="preserve"> </w:t>
      </w:r>
      <w:r>
        <w:rPr>
          <w:w w:val="105"/>
        </w:rPr>
        <w:t>field</w:t>
      </w:r>
      <w:r>
        <w:rPr>
          <w:spacing w:val="14"/>
          <w:w w:val="105"/>
        </w:rPr>
        <w:t xml:space="preserve"> </w:t>
      </w:r>
      <w:r>
        <w:rPr>
          <w:w w:val="105"/>
        </w:rPr>
        <w:t>lines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departing</w:t>
      </w:r>
      <w:r>
        <w:rPr>
          <w:spacing w:val="15"/>
          <w:w w:val="105"/>
        </w:rPr>
        <w:t xml:space="preserve"> </w:t>
      </w:r>
      <w:r>
        <w:rPr>
          <w:w w:val="105"/>
        </w:rPr>
        <w:t>CME</w:t>
      </w:r>
      <w:r>
        <w:rPr>
          <w:spacing w:val="14"/>
          <w:w w:val="105"/>
        </w:rPr>
        <w:t xml:space="preserve"> </w:t>
      </w:r>
      <w:r>
        <w:rPr>
          <w:w w:val="105"/>
        </w:rPr>
        <w:t>close</w:t>
      </w:r>
    </w:p>
    <w:p w14:paraId="069E5220" w14:textId="42F68BEC" w:rsidR="00FB4955" w:rsidRDefault="00E6617D">
      <w:pPr>
        <w:pStyle w:val="BodyText"/>
        <w:spacing w:before="48" w:line="480" w:lineRule="exact"/>
        <w:ind w:left="120" w:right="117"/>
        <w:jc w:val="both"/>
      </w:pPr>
      <w:proofErr w:type="gramStart"/>
      <w:r>
        <w:rPr>
          <w:spacing w:val="-2"/>
          <w:w w:val="105"/>
        </w:rPr>
        <w:t>d</w:t>
      </w:r>
      <w:r>
        <w:rPr>
          <w:spacing w:val="-3"/>
          <w:w w:val="105"/>
        </w:rPr>
        <w:t>ow</w:t>
      </w:r>
      <w:r>
        <w:rPr>
          <w:spacing w:val="-2"/>
          <w:w w:val="105"/>
        </w:rPr>
        <w:t>n</w:t>
      </w:r>
      <w:proofErr w:type="gramEnd"/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cause</w:t>
      </w:r>
      <w:r>
        <w:rPr>
          <w:spacing w:val="27"/>
          <w:w w:val="105"/>
        </w:rPr>
        <w:t xml:space="preserve"> </w:t>
      </w:r>
      <w:r>
        <w:rPr>
          <w:w w:val="105"/>
        </w:rPr>
        <w:t>another</w:t>
      </w:r>
      <w:r>
        <w:rPr>
          <w:spacing w:val="28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ou</w:t>
      </w:r>
      <w:r>
        <w:rPr>
          <w:w w:val="105"/>
        </w:rPr>
        <w:t>t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g;</w:t>
      </w:r>
      <w:r>
        <w:rPr>
          <w:spacing w:val="33"/>
          <w:w w:val="105"/>
        </w:rPr>
        <w:t xml:space="preserve"> </w:t>
      </w:r>
      <w:r>
        <w:rPr>
          <w:w w:val="105"/>
        </w:rPr>
        <w:t>causing</w:t>
      </w:r>
      <w:r>
        <w:rPr>
          <w:spacing w:val="28"/>
          <w:w w:val="105"/>
        </w:rPr>
        <w:t xml:space="preserve"> </w:t>
      </w:r>
      <w:r>
        <w:rPr>
          <w:w w:val="105"/>
        </w:rPr>
        <w:t>e.g.,</w:t>
      </w:r>
      <w:r>
        <w:rPr>
          <w:spacing w:val="30"/>
          <w:w w:val="105"/>
        </w:rPr>
        <w:t xml:space="preserve"> </w:t>
      </w:r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w w:val="105"/>
        </w:rPr>
        <w:t>IX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ecome</w:t>
      </w:r>
      <w:r>
        <w:rPr>
          <w:spacing w:val="27"/>
          <w:w w:val="105"/>
        </w:rPr>
        <w:t xml:space="preserve"> </w:t>
      </w:r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X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yond,</w:t>
      </w:r>
      <w:r>
        <w:rPr>
          <w:spacing w:val="30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37"/>
          <w:w w:val="110"/>
        </w:rPr>
        <w:t xml:space="preserve"> </w:t>
      </w:r>
      <w:r>
        <w:rPr>
          <w:w w:val="105"/>
        </w:rPr>
        <w:t>propagates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out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ard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”heat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4"/>
          <w:w w:val="105"/>
        </w:rPr>
        <w:t xml:space="preserve"> </w:t>
      </w:r>
      <w:r>
        <w:rPr>
          <w:w w:val="105"/>
        </w:rPr>
        <w:t>dimming”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2"/>
          <w:w w:val="105"/>
        </w:rPr>
        <w:t>Robbr</w:t>
      </w:r>
      <w:r>
        <w:rPr>
          <w:spacing w:val="-3"/>
          <w:w w:val="105"/>
        </w:rPr>
        <w:t>ec</w:t>
      </w:r>
      <w:r>
        <w:rPr>
          <w:spacing w:val="-2"/>
          <w:w w:val="105"/>
        </w:rPr>
        <w:t>ht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4"/>
          <w:w w:val="105"/>
        </w:rPr>
        <w:t>Wan</w:t>
      </w:r>
      <w:r>
        <w:rPr>
          <w:spacing w:val="-5"/>
          <w:w w:val="105"/>
        </w:rPr>
        <w:t>g,</w:t>
      </w:r>
      <w:r>
        <w:rPr>
          <w:spacing w:val="5"/>
          <w:w w:val="105"/>
        </w:rPr>
        <w:t xml:space="preserve"> </w:t>
      </w:r>
      <w:r>
        <w:rPr>
          <w:w w:val="105"/>
        </w:rPr>
        <w:t>2010).</w:t>
      </w:r>
      <w:r>
        <w:rPr>
          <w:spacing w:val="47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10"/>
          <w:w w:val="105"/>
        </w:rPr>
        <w:t xml:space="preserve"> </w:t>
      </w:r>
      <w:r>
        <w:rPr>
          <w:w w:val="105"/>
        </w:rPr>
        <w:t>Mason</w:t>
      </w:r>
      <w:r>
        <w:rPr>
          <w:spacing w:val="4"/>
          <w:w w:val="105"/>
        </w:rPr>
        <w:t xml:space="preserve"> </w:t>
      </w:r>
      <w:r>
        <w:rPr>
          <w:w w:val="105"/>
        </w:rPr>
        <w:t>et</w:t>
      </w:r>
      <w:r>
        <w:rPr>
          <w:spacing w:val="5"/>
          <w:w w:val="105"/>
        </w:rPr>
        <w:t xml:space="preserve"> </w:t>
      </w:r>
      <w:r>
        <w:rPr>
          <w:w w:val="105"/>
        </w:rPr>
        <w:t>al.</w:t>
      </w:r>
      <w:r>
        <w:rPr>
          <w:spacing w:val="33"/>
          <w:w w:val="109"/>
        </w:rPr>
        <w:t xml:space="preserve"> </w:t>
      </w:r>
      <w:r>
        <w:rPr>
          <w:w w:val="105"/>
        </w:rPr>
        <w:t>(2014)</w:t>
      </w:r>
      <w:r>
        <w:rPr>
          <w:spacing w:val="42"/>
          <w:w w:val="105"/>
        </w:rPr>
        <w:t xml:space="preserve"> </w:t>
      </w:r>
      <w:r>
        <w:rPr>
          <w:w w:val="105"/>
        </w:rPr>
        <w:t>found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onset</w:t>
      </w:r>
      <w:r>
        <w:rPr>
          <w:spacing w:val="42"/>
          <w:w w:val="105"/>
        </w:rPr>
        <w:t xml:space="preserve"> </w:t>
      </w:r>
      <w:r>
        <w:rPr>
          <w:w w:val="105"/>
        </w:rPr>
        <w:t>time,</w:t>
      </w:r>
      <w:r>
        <w:rPr>
          <w:spacing w:val="47"/>
          <w:w w:val="105"/>
        </w:rPr>
        <w:t xml:space="preserve"> </w:t>
      </w:r>
      <w:r>
        <w:rPr>
          <w:spacing w:val="1"/>
          <w:w w:val="105"/>
        </w:rPr>
        <w:t>slope</w:t>
      </w:r>
      <w:r>
        <w:rPr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w w:val="105"/>
        </w:rPr>
        <w:t>duration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dimming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w w:val="105"/>
        </w:rPr>
        <w:t>comparable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SDO/AIA</w:t>
      </w:r>
      <w:r>
        <w:rPr>
          <w:spacing w:val="22"/>
          <w:w w:val="103"/>
        </w:rPr>
        <w:t xml:space="preserve"> </w:t>
      </w:r>
      <w:r>
        <w:rPr>
          <w:w w:val="105"/>
        </w:rPr>
        <w:t>171</w:t>
      </w:r>
      <w:r>
        <w:rPr>
          <w:spacing w:val="25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193</w:t>
      </w:r>
      <w:r>
        <w:rPr>
          <w:spacing w:val="26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r>
        <w:rPr>
          <w:rFonts w:cs="Times New Roman"/>
          <w:w w:val="105"/>
          <w:position w:val="8"/>
          <w:sz w:val="16"/>
          <w:szCs w:val="16"/>
        </w:rPr>
        <w:t>1</w:t>
      </w:r>
      <w:r>
        <w:rPr>
          <w:rFonts w:cs="Times New Roman"/>
          <w:spacing w:val="10"/>
          <w:w w:val="105"/>
          <w:position w:val="8"/>
          <w:sz w:val="16"/>
          <w:szCs w:val="16"/>
        </w:rPr>
        <w:t xml:space="preserve"> </w:t>
      </w:r>
      <w:r>
        <w:rPr>
          <w:w w:val="105"/>
        </w:rPr>
        <w:t>and</w:t>
      </w:r>
      <w:proofErr w:type="gramEnd"/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SDO/EVE</w:t>
      </w:r>
      <w:r>
        <w:rPr>
          <w:spacing w:val="26"/>
          <w:w w:val="105"/>
        </w:rPr>
        <w:t xml:space="preserve"> </w:t>
      </w:r>
      <w:r>
        <w:rPr>
          <w:w w:val="105"/>
        </w:rPr>
        <w:t>171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195</w:t>
      </w:r>
      <w:r>
        <w:rPr>
          <w:spacing w:val="25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(</w:t>
      </w:r>
      <w:r>
        <w:rPr>
          <w:spacing w:val="-1"/>
          <w:w w:val="105"/>
        </w:rPr>
        <w:t>d</w:t>
      </w:r>
      <w:r>
        <w:rPr>
          <w:w w:val="105"/>
        </w:rPr>
        <w:t>escri</w:t>
      </w:r>
      <w:r>
        <w:rPr>
          <w:spacing w:val="5"/>
          <w:w w:val="105"/>
        </w:rPr>
        <w:t>b</w:t>
      </w:r>
      <w:r>
        <w:rPr>
          <w:w w:val="105"/>
        </w:rPr>
        <w:t>ed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Chapter</w:t>
      </w:r>
      <w:r>
        <w:rPr>
          <w:spacing w:val="27"/>
          <w:w w:val="105"/>
        </w:rPr>
        <w:t xml:space="preserve"> </w:t>
      </w:r>
      <w:r>
        <w:rPr>
          <w:w w:val="105"/>
        </w:rPr>
        <w:t>4)</w:t>
      </w:r>
      <w:ins w:id="69" w:author="Tom Woods" w:date="2016-01-17T14:00:00Z">
        <w:r w:rsidR="00C42278">
          <w:rPr>
            <w:w w:val="105"/>
          </w:rPr>
          <w:t>.</w:t>
        </w:r>
      </w:ins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w w:val="105"/>
        </w:rPr>
        <w:t>should</w:t>
      </w:r>
      <w:r>
        <w:rPr>
          <w:spacing w:val="27"/>
          <w:w w:val="105"/>
        </w:rPr>
        <w:t xml:space="preserve"> </w:t>
      </w:r>
      <w:r>
        <w:rPr>
          <w:w w:val="105"/>
        </w:rPr>
        <w:t>also</w:t>
      </w:r>
      <w:r>
        <w:rPr>
          <w:spacing w:val="25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w w:val="99"/>
        </w:rPr>
        <w:t xml:space="preserve"> </w:t>
      </w:r>
      <w:r>
        <w:rPr>
          <w:w w:val="105"/>
        </w:rPr>
        <w:t>noted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8"/>
          <w:w w:val="105"/>
        </w:rPr>
        <w:t xml:space="preserve"> </w:t>
      </w:r>
      <w:r>
        <w:rPr>
          <w:w w:val="105"/>
        </w:rPr>
        <w:t>EUV</w:t>
      </w:r>
      <w:r>
        <w:rPr>
          <w:spacing w:val="28"/>
          <w:w w:val="105"/>
        </w:rPr>
        <w:t xml:space="preserve"> </w:t>
      </w:r>
      <w:r>
        <w:rPr>
          <w:w w:val="105"/>
        </w:rPr>
        <w:t>images</w:t>
      </w:r>
      <w:r>
        <w:rPr>
          <w:spacing w:val="28"/>
          <w:w w:val="105"/>
        </w:rPr>
        <w:t xml:space="preserve"> </w:t>
      </w:r>
      <w:r>
        <w:rPr>
          <w:w w:val="105"/>
        </w:rPr>
        <w:t>te</w:t>
      </w:r>
      <w:r>
        <w:rPr>
          <w:spacing w:val="-1"/>
          <w:w w:val="105"/>
        </w:rPr>
        <w:t>n</w:t>
      </w:r>
      <w:r>
        <w:rPr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pr</w:t>
      </w:r>
      <w:r>
        <w:rPr>
          <w:spacing w:val="-8"/>
          <w:w w:val="105"/>
        </w:rPr>
        <w:t>o</w:t>
      </w:r>
      <w:r>
        <w:rPr>
          <w:w w:val="105"/>
        </w:rPr>
        <w:t>vide</w:t>
      </w:r>
      <w:r>
        <w:rPr>
          <w:spacing w:val="28"/>
          <w:w w:val="105"/>
        </w:rPr>
        <w:t xml:space="preserve"> </w:t>
      </w:r>
      <w:r>
        <w:rPr>
          <w:w w:val="105"/>
        </w:rPr>
        <w:t>higher</w:t>
      </w:r>
      <w:r>
        <w:rPr>
          <w:spacing w:val="29"/>
          <w:w w:val="105"/>
        </w:rPr>
        <w:t xml:space="preserve"> </w:t>
      </w:r>
      <w:r>
        <w:rPr>
          <w:w w:val="105"/>
        </w:rPr>
        <w:t>co</w:t>
      </w:r>
      <w:r>
        <w:rPr>
          <w:spacing w:val="-7"/>
          <w:w w:val="105"/>
        </w:rPr>
        <w:t>n</w:t>
      </w:r>
      <w:r>
        <w:rPr>
          <w:w w:val="105"/>
        </w:rPr>
        <w:t>trast</w:t>
      </w:r>
      <w:r>
        <w:rPr>
          <w:spacing w:val="29"/>
          <w:w w:val="105"/>
        </w:rPr>
        <w:t xml:space="preserve"> </w:t>
      </w:r>
      <w:r>
        <w:rPr>
          <w:w w:val="105"/>
        </w:rPr>
        <w:t>for</w:t>
      </w:r>
      <w:r>
        <w:rPr>
          <w:spacing w:val="28"/>
          <w:w w:val="105"/>
        </w:rPr>
        <w:t xml:space="preserve"> </w:t>
      </w:r>
      <w:r>
        <w:rPr>
          <w:w w:val="105"/>
        </w:rPr>
        <w:t>dimming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18"/>
          <w:w w:val="105"/>
        </w:rPr>
        <w:t>F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X</w:t>
      </w:r>
      <w:r>
        <w:rPr>
          <w:spacing w:val="6"/>
          <w:w w:val="105"/>
        </w:rPr>
        <w:t>I</w:t>
      </w:r>
      <w:r>
        <w:rPr>
          <w:w w:val="105"/>
        </w:rPr>
        <w:t>I</w:t>
      </w:r>
      <w:r>
        <w:rPr>
          <w:spacing w:val="28"/>
          <w:w w:val="105"/>
        </w:rPr>
        <w:t xml:space="preserve"> </w:t>
      </w:r>
      <w:r>
        <w:rPr>
          <w:w w:val="105"/>
        </w:rPr>
        <w:t>195</w:t>
      </w:r>
      <w:r>
        <w:rPr>
          <w:spacing w:val="27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than</w:t>
      </w:r>
      <w:r>
        <w:rPr>
          <w:spacing w:val="28"/>
          <w:w w:val="105"/>
        </w:rPr>
        <w:t xml:space="preserve"> </w:t>
      </w:r>
      <w:r>
        <w:rPr>
          <w:spacing w:val="-17"/>
          <w:w w:val="105"/>
        </w:rPr>
        <w:t>F</w:t>
      </w:r>
      <w:r>
        <w:rPr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IX</w:t>
      </w:r>
      <w:r>
        <w:rPr>
          <w:w w:val="103"/>
        </w:rPr>
        <w:t xml:space="preserve"> </w:t>
      </w:r>
      <w:r>
        <w:rPr>
          <w:w w:val="105"/>
        </w:rPr>
        <w:t>171</w:t>
      </w:r>
      <w:r>
        <w:rPr>
          <w:spacing w:val="31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A.</w:t>
      </w:r>
      <w:r>
        <w:rPr>
          <w:spacing w:val="31"/>
          <w:w w:val="105"/>
        </w:rPr>
        <w:t xml:space="preserve"> </w:t>
      </w: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ecause</w:t>
      </w:r>
      <w:r>
        <w:rPr>
          <w:spacing w:val="31"/>
          <w:w w:val="105"/>
        </w:rPr>
        <w:t xml:space="preserve"> </w:t>
      </w:r>
      <w:r>
        <w:rPr>
          <w:w w:val="105"/>
        </w:rPr>
        <w:t>there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spacing w:val="-7"/>
          <w:w w:val="105"/>
        </w:rPr>
        <w:t>m</w:t>
      </w:r>
      <w:r>
        <w:rPr>
          <w:w w:val="105"/>
        </w:rPr>
        <w:t>u</w:t>
      </w:r>
      <w:r>
        <w:rPr>
          <w:spacing w:val="-8"/>
          <w:w w:val="105"/>
        </w:rPr>
        <w:t>c</w:t>
      </w:r>
      <w:r>
        <w:rPr>
          <w:w w:val="105"/>
        </w:rPr>
        <w:t>h</w:t>
      </w:r>
      <w:r>
        <w:rPr>
          <w:spacing w:val="32"/>
          <w:w w:val="105"/>
        </w:rPr>
        <w:t xml:space="preserve"> </w:t>
      </w:r>
      <w:r>
        <w:rPr>
          <w:w w:val="105"/>
        </w:rPr>
        <w:t>less</w:t>
      </w:r>
      <w:r>
        <w:rPr>
          <w:spacing w:val="31"/>
          <w:w w:val="105"/>
        </w:rPr>
        <w:t xml:space="preserve"> </w:t>
      </w:r>
      <w:r>
        <w:rPr>
          <w:spacing w:val="-17"/>
          <w:w w:val="105"/>
        </w:rPr>
        <w:t>F</w:t>
      </w:r>
      <w:r>
        <w:rPr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X</w:t>
      </w:r>
      <w:r>
        <w:rPr>
          <w:spacing w:val="6"/>
          <w:w w:val="105"/>
        </w:rPr>
        <w:t>I</w:t>
      </w:r>
      <w:r>
        <w:rPr>
          <w:w w:val="105"/>
        </w:rPr>
        <w:t>I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quiesce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31"/>
          <w:w w:val="105"/>
        </w:rPr>
        <w:t xml:space="preserve"> </w:t>
      </w:r>
      <w:r>
        <w:rPr>
          <w:w w:val="105"/>
        </w:rPr>
        <w:t>corona</w:t>
      </w:r>
      <w:r>
        <w:rPr>
          <w:spacing w:val="31"/>
          <w:w w:val="105"/>
        </w:rPr>
        <w:t xml:space="preserve"> </w:t>
      </w:r>
      <w:r>
        <w:rPr>
          <w:w w:val="105"/>
        </w:rPr>
        <w:t>than</w:t>
      </w:r>
      <w:r>
        <w:rPr>
          <w:spacing w:val="32"/>
          <w:w w:val="105"/>
        </w:rPr>
        <w:t xml:space="preserve"> </w:t>
      </w:r>
      <w:r>
        <w:rPr>
          <w:spacing w:val="-18"/>
          <w:w w:val="105"/>
        </w:rPr>
        <w:t>F</w:t>
      </w:r>
      <w:r>
        <w:rPr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IX.</w:t>
      </w:r>
      <w:r>
        <w:rPr>
          <w:spacing w:val="32"/>
          <w:w w:val="105"/>
        </w:rPr>
        <w:t xml:space="preserve"> </w:t>
      </w:r>
      <w:r>
        <w:rPr>
          <w:w w:val="105"/>
        </w:rPr>
        <w:t>Therefore,</w:t>
      </w:r>
      <w:r>
        <w:rPr>
          <w:w w:val="109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ba</w:t>
      </w:r>
      <w:r>
        <w:rPr>
          <w:spacing w:val="-7"/>
          <w:w w:val="105"/>
        </w:rPr>
        <w:t>c</w:t>
      </w:r>
      <w:r>
        <w:rPr>
          <w:w w:val="105"/>
        </w:rPr>
        <w:t>kground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171</w:t>
      </w:r>
      <w:r>
        <w:rPr>
          <w:spacing w:val="21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proofErr w:type="gramEnd"/>
      <w:r>
        <w:rPr>
          <w:spacing w:val="20"/>
          <w:w w:val="105"/>
        </w:rPr>
        <w:t xml:space="preserve"> </w:t>
      </w:r>
      <w:r>
        <w:rPr>
          <w:w w:val="105"/>
        </w:rPr>
        <w:t>images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7"/>
          <w:w w:val="105"/>
        </w:rPr>
        <w:t>m</w:t>
      </w:r>
      <w:r>
        <w:rPr>
          <w:w w:val="105"/>
        </w:rPr>
        <w:t>u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brig</w:t>
      </w:r>
      <w:r>
        <w:rPr>
          <w:spacing w:val="-7"/>
          <w:w w:val="105"/>
        </w:rPr>
        <w:t>h</w:t>
      </w:r>
      <w:r>
        <w:rPr>
          <w:w w:val="105"/>
        </w:rPr>
        <w:t>ter,</w:t>
      </w:r>
      <w:r>
        <w:rPr>
          <w:spacing w:val="20"/>
          <w:w w:val="105"/>
        </w:rPr>
        <w:t xml:space="preserve"> </w:t>
      </w:r>
      <w:r>
        <w:rPr>
          <w:w w:val="105"/>
        </w:rPr>
        <w:t>making</w:t>
      </w:r>
      <w:r>
        <w:rPr>
          <w:spacing w:val="21"/>
          <w:w w:val="105"/>
        </w:rPr>
        <w:t xml:space="preserve"> </w:t>
      </w:r>
      <w:r>
        <w:rPr>
          <w:w w:val="105"/>
        </w:rPr>
        <w:t>dimming</w:t>
      </w:r>
      <w:r>
        <w:rPr>
          <w:spacing w:val="20"/>
          <w:w w:val="105"/>
        </w:rPr>
        <w:t xml:space="preserve"> </w:t>
      </w:r>
      <w:r>
        <w:rPr>
          <w:w w:val="105"/>
        </w:rPr>
        <w:t>(whi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ypically</w:t>
      </w:r>
      <w:r>
        <w:rPr>
          <w:spacing w:val="21"/>
          <w:w w:val="105"/>
        </w:rPr>
        <w:t xml:space="preserve"> </w:t>
      </w:r>
      <w:r>
        <w:rPr>
          <w:w w:val="105"/>
        </w:rPr>
        <w:t>less</w:t>
      </w:r>
      <w:r>
        <w:rPr>
          <w:spacing w:val="20"/>
          <w:w w:val="105"/>
        </w:rPr>
        <w:t xml:space="preserve"> </w:t>
      </w:r>
      <w:r>
        <w:rPr>
          <w:w w:val="105"/>
        </w:rPr>
        <w:t>than</w:t>
      </w:r>
      <w:r>
        <w:rPr>
          <w:w w:val="110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5%</w:t>
      </w:r>
      <w:r>
        <w:rPr>
          <w:spacing w:val="20"/>
          <w:w w:val="105"/>
        </w:rPr>
        <w:t xml:space="preserve"> </w:t>
      </w:r>
      <w:r>
        <w:rPr>
          <w:w w:val="105"/>
        </w:rPr>
        <w:t>reduction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global</w:t>
      </w:r>
      <w:r>
        <w:rPr>
          <w:spacing w:val="20"/>
          <w:w w:val="105"/>
        </w:rPr>
        <w:t xml:space="preserve"> </w:t>
      </w:r>
      <w:r>
        <w:rPr>
          <w:w w:val="105"/>
        </w:rPr>
        <w:t>emission)</w:t>
      </w:r>
      <w:r>
        <w:rPr>
          <w:spacing w:val="20"/>
          <w:w w:val="105"/>
        </w:rPr>
        <w:t xml:space="preserve"> </w:t>
      </w:r>
      <w:r>
        <w:rPr>
          <w:w w:val="105"/>
        </w:rPr>
        <w:t>more</w:t>
      </w:r>
      <w:r>
        <w:rPr>
          <w:spacing w:val="20"/>
          <w:w w:val="105"/>
        </w:rPr>
        <w:t xml:space="preserve"> </w:t>
      </w:r>
      <w:r>
        <w:rPr>
          <w:w w:val="105"/>
        </w:rPr>
        <w:t>di</w:t>
      </w:r>
      <w:r>
        <w:rPr>
          <w:rFonts w:ascii="Apple Symbols" w:eastAsia="Apple Symbols" w:hAnsi="Apple Symbols" w:cs="Apple Symbols"/>
          <w:w w:val="105"/>
        </w:rPr>
        <w:t>ffi</w:t>
      </w:r>
      <w:r>
        <w:rPr>
          <w:w w:val="105"/>
        </w:rPr>
        <w:t>cult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d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nt</w:t>
      </w:r>
      <w:r>
        <w:rPr>
          <w:spacing w:val="-4"/>
          <w:w w:val="105"/>
        </w:rPr>
        <w:t>if</w:t>
      </w:r>
      <w:r>
        <w:rPr>
          <w:spacing w:val="-3"/>
          <w:w w:val="105"/>
        </w:rPr>
        <w:t>y.</w:t>
      </w:r>
      <w:r>
        <w:rPr>
          <w:spacing w:val="53"/>
          <w:w w:val="105"/>
        </w:rPr>
        <w:t xml:space="preserve"> </w:t>
      </w:r>
      <w:r>
        <w:rPr>
          <w:spacing w:val="-2"/>
          <w:w w:val="105"/>
        </w:rPr>
        <w:t>Ne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eless</w:t>
      </w:r>
      <w:r>
        <w:rPr>
          <w:spacing w:val="-1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5"/>
          <w:w w:val="105"/>
        </w:rPr>
        <w:t>we</w:t>
      </w:r>
      <w:r>
        <w:rPr>
          <w:spacing w:val="20"/>
          <w:w w:val="105"/>
        </w:rPr>
        <w:t xml:space="preserve"> </w:t>
      </w:r>
      <w:r>
        <w:rPr>
          <w:w w:val="105"/>
        </w:rPr>
        <w:t>find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del w:id="70" w:author="Tom Woods" w:date="2016-01-17T14:01:00Z">
        <w:r w:rsidDel="00C42278">
          <w:rPr>
            <w:w w:val="105"/>
          </w:rPr>
          <w:delText>global</w:delText>
        </w:r>
        <w:r w:rsidDel="00C42278">
          <w:rPr>
            <w:spacing w:val="29"/>
            <w:w w:val="106"/>
          </w:rPr>
          <w:delText xml:space="preserve"> </w:delText>
        </w:r>
      </w:del>
      <w:ins w:id="71" w:author="Tom Woods" w:date="2016-01-17T14:01:00Z">
        <w:r w:rsidR="00C42278">
          <w:rPr>
            <w:w w:val="105"/>
          </w:rPr>
          <w:t>full-disk</w:t>
        </w:r>
        <w:r w:rsidR="00C42278">
          <w:rPr>
            <w:spacing w:val="29"/>
            <w:w w:val="106"/>
          </w:rPr>
          <w:t xml:space="preserve"> </w:t>
        </w:r>
      </w:ins>
      <w:r>
        <w:rPr>
          <w:w w:val="105"/>
        </w:rPr>
        <w:t>emission</w:t>
      </w:r>
      <w:r>
        <w:rPr>
          <w:spacing w:val="12"/>
          <w:w w:val="105"/>
        </w:rPr>
        <w:t xml:space="preserve"> </w:t>
      </w:r>
      <w:r>
        <w:rPr>
          <w:w w:val="105"/>
        </w:rPr>
        <w:t>(i.e.,</w:t>
      </w:r>
      <w:r>
        <w:rPr>
          <w:spacing w:val="13"/>
          <w:w w:val="105"/>
        </w:rPr>
        <w:t xml:space="preserve"> </w:t>
      </w:r>
      <w:r>
        <w:rPr>
          <w:w w:val="105"/>
        </w:rPr>
        <w:t>irradiance</w:t>
      </w:r>
      <w:ins w:id="72" w:author="Tom Woods" w:date="2016-01-17T14:01:00Z">
        <w:r w:rsidR="00C42278">
          <w:rPr>
            <w:w w:val="105"/>
          </w:rPr>
          <w:t xml:space="preserve"> from EVE</w:t>
        </w:r>
      </w:ins>
      <w:r>
        <w:rPr>
          <w:w w:val="105"/>
        </w:rPr>
        <w:t>)</w:t>
      </w:r>
      <w:r>
        <w:rPr>
          <w:spacing w:val="13"/>
          <w:w w:val="105"/>
        </w:rPr>
        <w:t xml:space="preserve"> </w:t>
      </w:r>
      <w:ins w:id="73" w:author="Tom Woods" w:date="2016-01-17T14:01:00Z">
        <w:r w:rsidR="00C42278">
          <w:rPr>
            <w:spacing w:val="13"/>
            <w:w w:val="105"/>
          </w:rPr>
          <w:t xml:space="preserve">the </w:t>
        </w:r>
      </w:ins>
      <w:r>
        <w:rPr>
          <w:w w:val="105"/>
        </w:rPr>
        <w:t>171</w:t>
      </w:r>
      <w:r>
        <w:rPr>
          <w:spacing w:val="12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proofErr w:type="gramEnd"/>
      <w:r>
        <w:rPr>
          <w:spacing w:val="13"/>
          <w:w w:val="105"/>
        </w:rPr>
        <w:t xml:space="preserve"> </w:t>
      </w:r>
      <w:ins w:id="74" w:author="Tom Woods" w:date="2016-01-17T14:02:00Z">
        <w:r w:rsidR="00C42278">
          <w:rPr>
            <w:spacing w:val="13"/>
            <w:w w:val="105"/>
          </w:rPr>
          <w:t xml:space="preserve">emission </w:t>
        </w:r>
      </w:ins>
      <w:r>
        <w:rPr>
          <w:w w:val="105"/>
        </w:rPr>
        <w:t>sh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12"/>
          <w:w w:val="105"/>
        </w:rPr>
        <w:t xml:space="preserve"> </w:t>
      </w:r>
      <w:r>
        <w:rPr>
          <w:w w:val="105"/>
        </w:rPr>
        <w:t>stronger</w:t>
      </w:r>
      <w:r>
        <w:rPr>
          <w:spacing w:val="13"/>
          <w:w w:val="105"/>
        </w:rPr>
        <w:t xml:space="preserve"> </w:t>
      </w:r>
      <w:r>
        <w:rPr>
          <w:w w:val="105"/>
        </w:rPr>
        <w:t>dimming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ins w:id="75" w:author="Tom Woods" w:date="2016-01-17T14:02:00Z">
        <w:r w:rsidR="00C42278">
          <w:rPr>
            <w:spacing w:val="12"/>
            <w:w w:val="105"/>
          </w:rPr>
          <w:t xml:space="preserve">the </w:t>
        </w:r>
      </w:ins>
      <w:r>
        <w:rPr>
          <w:w w:val="105"/>
        </w:rPr>
        <w:t>195</w:t>
      </w:r>
      <w:r>
        <w:rPr>
          <w:spacing w:val="1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ins w:id="76" w:author="Tom Woods" w:date="2016-01-17T14:02:00Z">
        <w:r w:rsidR="00C42278">
          <w:rPr>
            <w:w w:val="105"/>
          </w:rPr>
          <w:t xml:space="preserve"> emission </w:t>
        </w:r>
      </w:ins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sh</w:t>
      </w:r>
      <w:r>
        <w:rPr>
          <w:spacing w:val="-7"/>
          <w:w w:val="105"/>
        </w:rPr>
        <w:t>o</w:t>
      </w:r>
      <w:r>
        <w:rPr>
          <w:w w:val="105"/>
        </w:rPr>
        <w:t>wn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3.4.</w:t>
      </w:r>
    </w:p>
    <w:p w14:paraId="02C13C5E" w14:textId="2823BAE6" w:rsidR="00FB4955" w:rsidRDefault="00E6617D">
      <w:pPr>
        <w:pStyle w:val="BodyText"/>
        <w:spacing w:before="178" w:line="455" w:lineRule="auto"/>
        <w:ind w:left="120" w:right="118" w:firstLine="576"/>
        <w:jc w:val="both"/>
      </w:pPr>
      <w:r>
        <w:pict w14:anchorId="1BEC4C8E">
          <v:group id="_x0000_s2053" style="position:absolute;left:0;text-align:left;margin-left:1in;margin-top:244.4pt;width:187.2pt;height:.1pt;z-index:-18088;mso-position-horizontal-relative:page" coordorigin="1440,4888" coordsize="3744,2">
            <v:shape id="_x0000_s2054" style="position:absolute;left:1440;top:4888;width:3744;height:2" coordorigin="1440,4888" coordsize="3744,0" path="m1440,4888l5184,4888e" filled="f" strokeweight="5054emu">
              <v:path arrowok="t"/>
            </v:shape>
            <w10:wrap anchorx="page"/>
          </v:group>
        </w:pict>
      </w:r>
      <w:r>
        <w:rPr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mportant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note</w:t>
      </w:r>
      <w:r>
        <w:rPr>
          <w:spacing w:val="26"/>
          <w:w w:val="105"/>
        </w:rPr>
        <w:t xml:space="preserve"> </w:t>
      </w:r>
      <w:r>
        <w:rPr>
          <w:w w:val="105"/>
        </w:rPr>
        <w:t>that,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general,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magn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tud</w:t>
      </w:r>
      <w:r>
        <w:rPr>
          <w:spacing w:val="-2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total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6"/>
          <w:w w:val="105"/>
        </w:rPr>
        <w:t xml:space="preserve"> </w:t>
      </w:r>
      <w:r>
        <w:rPr>
          <w:w w:val="105"/>
        </w:rPr>
        <w:t>dimming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gi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45"/>
          <w:w w:val="110"/>
        </w:rPr>
        <w:t xml:space="preserve"> </w:t>
      </w:r>
      <w:r>
        <w:rPr>
          <w:w w:val="105"/>
        </w:rPr>
        <w:t>line</w:t>
      </w:r>
      <w:r>
        <w:rPr>
          <w:spacing w:val="50"/>
          <w:w w:val="105"/>
        </w:rPr>
        <w:t xml:space="preserve"> </w:t>
      </w:r>
      <w:r>
        <w:rPr>
          <w:w w:val="105"/>
        </w:rPr>
        <w:t>in</w:t>
      </w:r>
      <w:r>
        <w:rPr>
          <w:spacing w:val="51"/>
          <w:w w:val="105"/>
        </w:rPr>
        <w:t xml:space="preserve"> </w:t>
      </w:r>
      <w:r>
        <w:rPr>
          <w:w w:val="105"/>
        </w:rPr>
        <w:t>EVE</w:t>
      </w:r>
      <w:r>
        <w:rPr>
          <w:spacing w:val="50"/>
          <w:w w:val="105"/>
        </w:rPr>
        <w:t xml:space="preserve"> </w:t>
      </w:r>
      <w:r>
        <w:rPr>
          <w:w w:val="105"/>
        </w:rPr>
        <w:t>spectra</w:t>
      </w:r>
      <w:r>
        <w:rPr>
          <w:spacing w:val="51"/>
          <w:w w:val="105"/>
        </w:rPr>
        <w:t xml:space="preserve"> </w:t>
      </w:r>
      <w:r>
        <w:rPr>
          <w:w w:val="105"/>
        </w:rPr>
        <w:t>is</w:t>
      </w:r>
      <w:r>
        <w:rPr>
          <w:spacing w:val="51"/>
          <w:w w:val="105"/>
        </w:rPr>
        <w:t xml:space="preserve"> 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sel</w:t>
      </w:r>
      <w:r>
        <w:rPr>
          <w:spacing w:val="-2"/>
          <w:w w:val="105"/>
        </w:rPr>
        <w:t>y</w:t>
      </w:r>
      <w:r>
        <w:rPr>
          <w:spacing w:val="50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51"/>
          <w:w w:val="105"/>
        </w:rPr>
        <w:t xml:space="preserve"> </w:t>
      </w:r>
      <w:r>
        <w:rPr>
          <w:w w:val="105"/>
        </w:rPr>
        <w:t>to</w:t>
      </w:r>
      <w:r>
        <w:rPr>
          <w:spacing w:val="51"/>
          <w:w w:val="105"/>
        </w:rPr>
        <w:t xml:space="preserve"> </w:t>
      </w:r>
      <w:r>
        <w:rPr>
          <w:w w:val="105"/>
        </w:rPr>
        <w:t>its</w:t>
      </w:r>
      <w:r>
        <w:rPr>
          <w:spacing w:val="50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51"/>
          <w:w w:val="105"/>
        </w:rPr>
        <w:t xml:space="preserve"> </w:t>
      </w:r>
      <w:r>
        <w:rPr>
          <w:w w:val="105"/>
        </w:rPr>
        <w:t>formation</w:t>
      </w:r>
      <w:r>
        <w:rPr>
          <w:spacing w:val="51"/>
          <w:w w:val="105"/>
        </w:rPr>
        <w:t xml:space="preserve"> </w:t>
      </w:r>
      <w:r>
        <w:rPr>
          <w:w w:val="105"/>
        </w:rPr>
        <w:t xml:space="preserve">temperature,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51"/>
          <w:w w:val="105"/>
        </w:rPr>
        <w:t xml:space="preserve"> </w:t>
      </w:r>
      <w:r>
        <w:rPr>
          <w:w w:val="105"/>
        </w:rPr>
        <w:t>can</w:t>
      </w:r>
      <w:r>
        <w:rPr>
          <w:spacing w:val="50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58"/>
          <w:w w:val="99"/>
        </w:rPr>
        <w:t xml:space="preserve"> </w:t>
      </w:r>
      <w:r>
        <w:rPr>
          <w:w w:val="105"/>
        </w:rPr>
        <w:t>inferred</w:t>
      </w:r>
      <w:r>
        <w:rPr>
          <w:spacing w:val="42"/>
          <w:w w:val="105"/>
        </w:rPr>
        <w:t xml:space="preserve"> </w:t>
      </w:r>
      <w:r>
        <w:rPr>
          <w:w w:val="105"/>
        </w:rPr>
        <w:t>from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F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gur</w:t>
      </w:r>
      <w:r>
        <w:rPr>
          <w:spacing w:val="-2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w w:val="105"/>
        </w:rPr>
        <w:t>3.4.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42"/>
          <w:w w:val="105"/>
        </w:rPr>
        <w:t xml:space="preserve"> </w:t>
      </w:r>
      <w:r>
        <w:rPr>
          <w:w w:val="105"/>
        </w:rPr>
        <w:t>figure</w:t>
      </w:r>
      <w:r>
        <w:rPr>
          <w:spacing w:val="42"/>
          <w:w w:val="105"/>
        </w:rPr>
        <w:t xml:space="preserve"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43"/>
          <w:w w:val="105"/>
        </w:rPr>
        <w:t xml:space="preserve"> </w:t>
      </w:r>
      <w:r>
        <w:rPr>
          <w:w w:val="105"/>
        </w:rPr>
        <w:t>generated</w:t>
      </w:r>
      <w:r>
        <w:rPr>
          <w:spacing w:val="42"/>
          <w:w w:val="105"/>
        </w:rPr>
        <w:t xml:space="preserve"> </w:t>
      </w:r>
      <w:r>
        <w:rPr>
          <w:w w:val="105"/>
        </w:rPr>
        <w:t>using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simple</w:t>
      </w:r>
      <w:r>
        <w:rPr>
          <w:spacing w:val="42"/>
          <w:w w:val="105"/>
        </w:rPr>
        <w:t xml:space="preserve"> </w:t>
      </w:r>
      <w:r>
        <w:rPr>
          <w:w w:val="105"/>
        </w:rPr>
        <w:t>algorithm</w:t>
      </w:r>
      <w:r>
        <w:rPr>
          <w:spacing w:val="43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43"/>
          <w:w w:val="105"/>
        </w:rPr>
        <w:t xml:space="preserve"> </w:t>
      </w:r>
      <w:r>
        <w:rPr>
          <w:w w:val="105"/>
        </w:rPr>
        <w:t>all</w:t>
      </w:r>
      <w:r>
        <w:rPr>
          <w:spacing w:val="29"/>
          <w:w w:val="98"/>
        </w:rPr>
        <w:t xml:space="preserve"> </w:t>
      </w:r>
      <w:r>
        <w:rPr>
          <w:w w:val="105"/>
        </w:rPr>
        <w:t>EVE/MEGS-A</w:t>
      </w:r>
      <w:r>
        <w:rPr>
          <w:spacing w:val="34"/>
          <w:w w:val="105"/>
        </w:rPr>
        <w:t xml:space="preserve"> </w:t>
      </w:r>
      <w:r>
        <w:rPr>
          <w:w w:val="105"/>
        </w:rPr>
        <w:t>data</w:t>
      </w:r>
      <w:r>
        <w:rPr>
          <w:spacing w:val="35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w w:val="105"/>
        </w:rPr>
        <w:t>irradiance</w:t>
      </w:r>
      <w:r>
        <w:rPr>
          <w:spacing w:val="34"/>
          <w:w w:val="105"/>
        </w:rPr>
        <w:t xml:space="preserve"> </w:t>
      </w:r>
      <w:r>
        <w:rPr>
          <w:w w:val="105"/>
        </w:rPr>
        <w:t>decreases</w:t>
      </w:r>
      <w:r>
        <w:rPr>
          <w:spacing w:val="35"/>
          <w:w w:val="105"/>
        </w:rPr>
        <w:t xml:space="preserve"> </w:t>
      </w:r>
      <w:r>
        <w:rPr>
          <w:w w:val="105"/>
        </w:rPr>
        <w:t>greater</w:t>
      </w:r>
      <w:r>
        <w:rPr>
          <w:spacing w:val="35"/>
          <w:w w:val="105"/>
        </w:rPr>
        <w:t xml:space="preserve"> </w:t>
      </w:r>
      <w:r>
        <w:rPr>
          <w:w w:val="105"/>
        </w:rPr>
        <w:t>than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specified</w:t>
      </w:r>
      <w:r>
        <w:rPr>
          <w:spacing w:val="34"/>
          <w:w w:val="105"/>
        </w:rPr>
        <w:t xml:space="preserve"> </w:t>
      </w:r>
      <w:r>
        <w:rPr>
          <w:w w:val="105"/>
        </w:rPr>
        <w:t>threshold</w:t>
      </w:r>
      <w:r>
        <w:rPr>
          <w:spacing w:val="35"/>
          <w:w w:val="105"/>
        </w:rPr>
        <w:t xml:space="preserve"> </w:t>
      </w:r>
      <w:r>
        <w:rPr>
          <w:w w:val="105"/>
        </w:rPr>
        <w:t>(1%,</w:t>
      </w:r>
      <w:r>
        <w:rPr>
          <w:spacing w:val="38"/>
          <w:w w:val="105"/>
        </w:rPr>
        <w:t xml:space="preserve"> </w:t>
      </w:r>
      <w:r>
        <w:rPr>
          <w:w w:val="105"/>
        </w:rPr>
        <w:t>2%,</w:t>
      </w:r>
      <w:r>
        <w:rPr>
          <w:spacing w:val="28"/>
          <w:w w:val="109"/>
        </w:rPr>
        <w:t xml:space="preserve"> </w:t>
      </w:r>
      <w:r>
        <w:rPr>
          <w:w w:val="105"/>
        </w:rPr>
        <w:t>3%)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flares</w:t>
      </w:r>
      <w:r>
        <w:rPr>
          <w:spacing w:val="21"/>
          <w:w w:val="105"/>
        </w:rPr>
        <w:t xml:space="preserve"> </w:t>
      </w:r>
      <w:r>
        <w:rPr>
          <w:w w:val="105"/>
        </w:rPr>
        <w:t>exceeding</w:t>
      </w:r>
      <w:r>
        <w:rPr>
          <w:spacing w:val="22"/>
          <w:w w:val="105"/>
        </w:rPr>
        <w:t xml:space="preserve"> </w:t>
      </w:r>
      <w:r>
        <w:rPr>
          <w:w w:val="105"/>
        </w:rPr>
        <w:t>GOES</w:t>
      </w:r>
      <w:r>
        <w:rPr>
          <w:spacing w:val="21"/>
          <w:w w:val="105"/>
        </w:rPr>
        <w:t xml:space="preserve"> </w:t>
      </w:r>
      <w:r>
        <w:rPr>
          <w:spacing w:val="-3"/>
          <w:w w:val="105"/>
        </w:rPr>
        <w:t>X-</w:t>
      </w:r>
      <w:r>
        <w:rPr>
          <w:spacing w:val="-2"/>
          <w:w w:val="105"/>
        </w:rPr>
        <w:t>ray</w:t>
      </w:r>
      <w:r>
        <w:rPr>
          <w:spacing w:val="22"/>
          <w:w w:val="105"/>
        </w:rPr>
        <w:t xml:space="preserve"> </w:t>
      </w:r>
      <w:r>
        <w:rPr>
          <w:w w:val="105"/>
        </w:rPr>
        <w:t>class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C1.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proofErr w:type="gramStart"/>
      <w:r>
        <w:rPr>
          <w:spacing w:val="-3"/>
          <w:w w:val="105"/>
        </w:rPr>
        <w:t>wi</w:t>
      </w:r>
      <w:r>
        <w:rPr>
          <w:spacing w:val="-2"/>
          <w:w w:val="105"/>
        </w:rPr>
        <w:t>nd</w:t>
      </w:r>
      <w:r>
        <w:rPr>
          <w:spacing w:val="-3"/>
          <w:w w:val="105"/>
        </w:rPr>
        <w:t>ow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time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w w:val="105"/>
        </w:rPr>
        <w:t>bounded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33"/>
          <w:w w:val="104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GOES</w:t>
      </w:r>
      <w:r>
        <w:rPr>
          <w:spacing w:val="24"/>
          <w:w w:val="105"/>
        </w:rPr>
        <w:t xml:space="preserve"> 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nt</w:t>
      </w:r>
      <w:r>
        <w:rPr>
          <w:spacing w:val="24"/>
          <w:w w:val="105"/>
        </w:rPr>
        <w:t xml:space="preserve"> </w:t>
      </w:r>
      <w:r>
        <w:rPr>
          <w:w w:val="105"/>
        </w:rPr>
        <w:t>start</w:t>
      </w:r>
      <w:r>
        <w:rPr>
          <w:spacing w:val="24"/>
          <w:w w:val="105"/>
        </w:rPr>
        <w:t xml:space="preserve"> </w:t>
      </w:r>
      <w:r>
        <w:rPr>
          <w:w w:val="105"/>
        </w:rPr>
        <w:t>time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1"/>
          <w:w w:val="105"/>
        </w:rPr>
        <w:t>soone</w:t>
      </w:r>
      <w:r>
        <w:rPr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either</w:t>
      </w:r>
      <w:r>
        <w:rPr>
          <w:spacing w:val="23"/>
          <w:w w:val="105"/>
        </w:rPr>
        <w:t xml:space="preserve"> </w:t>
      </w:r>
      <w:r>
        <w:rPr>
          <w:w w:val="105"/>
        </w:rPr>
        <w:t>4</w:t>
      </w:r>
      <w:r>
        <w:rPr>
          <w:spacing w:val="24"/>
          <w:w w:val="105"/>
        </w:rPr>
        <w:t xml:space="preserve"> </w:t>
      </w:r>
      <w:r>
        <w:rPr>
          <w:w w:val="105"/>
        </w:rPr>
        <w:t>hours</w:t>
      </w:r>
      <w:r>
        <w:rPr>
          <w:spacing w:val="24"/>
          <w:w w:val="105"/>
        </w:rPr>
        <w:t xml:space="preserve"> </w:t>
      </w:r>
      <w:r>
        <w:rPr>
          <w:w w:val="105"/>
        </w:rPr>
        <w:t>after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start</w:t>
      </w:r>
      <w:r>
        <w:rPr>
          <w:spacing w:val="24"/>
          <w:w w:val="105"/>
        </w:rPr>
        <w:t xml:space="preserve"> </w:t>
      </w:r>
      <w:r>
        <w:rPr>
          <w:w w:val="105"/>
        </w:rPr>
        <w:t>time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next</w:t>
      </w:r>
      <w:r>
        <w:rPr>
          <w:spacing w:val="23"/>
          <w:w w:val="105"/>
        </w:rPr>
        <w:t xml:space="preserve"> </w:t>
      </w:r>
      <w:r>
        <w:rPr>
          <w:w w:val="105"/>
        </w:rPr>
        <w:t>GOES</w:t>
      </w:r>
      <w:r>
        <w:rPr>
          <w:spacing w:val="25"/>
          <w:w w:val="98"/>
        </w:rPr>
        <w:t xml:space="preserve"> 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nt</w:t>
      </w:r>
      <w:r>
        <w:rPr>
          <w:spacing w:val="27"/>
          <w:w w:val="105"/>
        </w:rPr>
        <w:t xml:space="preserve"> </w:t>
      </w:r>
      <w:r>
        <w:rPr>
          <w:w w:val="105"/>
        </w:rPr>
        <w:t>start</w:t>
      </w:r>
      <w:r>
        <w:rPr>
          <w:spacing w:val="28"/>
          <w:w w:val="105"/>
        </w:rPr>
        <w:t xml:space="preserve"> </w:t>
      </w:r>
      <w:r>
        <w:rPr>
          <w:w w:val="105"/>
        </w:rPr>
        <w:t>time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algor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thm</w:t>
      </w:r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w w:val="105"/>
        </w:rPr>
        <w:t>applied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all</w:t>
      </w:r>
      <w:r>
        <w:rPr>
          <w:spacing w:val="28"/>
          <w:w w:val="105"/>
        </w:rPr>
        <w:t xml:space="preserve"> </w:t>
      </w:r>
      <w:r>
        <w:rPr>
          <w:w w:val="105"/>
        </w:rPr>
        <w:t>EVE</w:t>
      </w:r>
      <w:r>
        <w:rPr>
          <w:spacing w:val="26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>from</w:t>
      </w:r>
      <w:r>
        <w:rPr>
          <w:spacing w:val="27"/>
          <w:w w:val="105"/>
        </w:rPr>
        <w:t xml:space="preserve"> </w:t>
      </w:r>
      <w:r>
        <w:rPr>
          <w:w w:val="105"/>
        </w:rPr>
        <w:t>mission</w:t>
      </w:r>
      <w:r>
        <w:rPr>
          <w:spacing w:val="27"/>
          <w:w w:val="105"/>
        </w:rPr>
        <w:t xml:space="preserve"> </w:t>
      </w:r>
      <w:r>
        <w:rPr>
          <w:w w:val="105"/>
        </w:rPr>
        <w:t>start</w:t>
      </w:r>
      <w:r>
        <w:rPr>
          <w:spacing w:val="27"/>
          <w:w w:val="105"/>
        </w:rPr>
        <w:t xml:space="preserve"> </w:t>
      </w:r>
      <w:r>
        <w:rPr>
          <w:w w:val="105"/>
        </w:rPr>
        <w:t>(2010</w:t>
      </w:r>
      <w:r>
        <w:rPr>
          <w:spacing w:val="27"/>
          <w:w w:val="105"/>
        </w:rPr>
        <w:t xml:space="preserve"> </w:t>
      </w:r>
      <w:r>
        <w:rPr>
          <w:spacing w:val="-3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7"/>
          <w:w w:val="105"/>
        </w:rPr>
        <w:t xml:space="preserve"> </w:t>
      </w:r>
      <w:r>
        <w:rPr>
          <w:w w:val="105"/>
        </w:rPr>
        <w:t>1)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99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failure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MEGS-A</w:t>
      </w:r>
      <w:r>
        <w:rPr>
          <w:spacing w:val="28"/>
          <w:w w:val="105"/>
        </w:rPr>
        <w:t xml:space="preserve"> </w:t>
      </w:r>
      <w:del w:id="77" w:author="Tom Woods" w:date="2016-01-17T14:03:00Z">
        <w:r w:rsidDel="0062710A">
          <w:rPr>
            <w:spacing w:val="-2"/>
            <w:w w:val="105"/>
          </w:rPr>
          <w:delText>i</w:delText>
        </w:r>
        <w:r w:rsidDel="0062710A">
          <w:rPr>
            <w:spacing w:val="-1"/>
            <w:w w:val="105"/>
          </w:rPr>
          <w:delText>n</w:delText>
        </w:r>
        <w:r w:rsidDel="0062710A">
          <w:rPr>
            <w:spacing w:val="-2"/>
            <w:w w:val="105"/>
          </w:rPr>
          <w:delText>s</w:delText>
        </w:r>
        <w:r w:rsidDel="0062710A">
          <w:rPr>
            <w:spacing w:val="-1"/>
            <w:w w:val="105"/>
          </w:rPr>
          <w:delText>trum</w:delText>
        </w:r>
        <w:r w:rsidDel="0062710A">
          <w:rPr>
            <w:spacing w:val="-2"/>
            <w:w w:val="105"/>
          </w:rPr>
          <w:delText>e</w:delText>
        </w:r>
        <w:r w:rsidDel="0062710A">
          <w:rPr>
            <w:spacing w:val="-1"/>
            <w:w w:val="105"/>
          </w:rPr>
          <w:delText>nt</w:delText>
        </w:r>
        <w:r w:rsidDel="0062710A">
          <w:rPr>
            <w:spacing w:val="28"/>
            <w:w w:val="105"/>
          </w:rPr>
          <w:delText xml:space="preserve"> </w:delText>
        </w:r>
      </w:del>
      <w:ins w:id="78" w:author="Tom Woods" w:date="2016-01-17T14:03:00Z">
        <w:r w:rsidR="0062710A">
          <w:rPr>
            <w:spacing w:val="-2"/>
            <w:w w:val="105"/>
          </w:rPr>
          <w:t>detector</w:t>
        </w:r>
        <w:r w:rsidR="0062710A">
          <w:rPr>
            <w:spacing w:val="28"/>
            <w:w w:val="105"/>
          </w:rPr>
          <w:t xml:space="preserve"> </w:t>
        </w:r>
      </w:ins>
      <w:r>
        <w:rPr>
          <w:w w:val="105"/>
        </w:rPr>
        <w:t>(</w:t>
      </w:r>
      <w:ins w:id="79" w:author="Tom Woods" w:date="2016-01-17T14:04:00Z">
        <w:r w:rsidR="0062710A">
          <w:rPr>
            <w:w w:val="105"/>
          </w:rPr>
          <w:t>due to shorted capacitor on</w:t>
        </w:r>
      </w:ins>
      <w:r>
        <w:rPr>
          <w:spacing w:val="28"/>
          <w:w w:val="105"/>
        </w:rPr>
        <w:t xml:space="preserve"> </w:t>
      </w:r>
      <w:r>
        <w:rPr>
          <w:w w:val="105"/>
        </w:rPr>
        <w:t>2014</w:t>
      </w:r>
      <w:r>
        <w:rPr>
          <w:spacing w:val="27"/>
          <w:w w:val="105"/>
        </w:rPr>
        <w:t xml:space="preserve"> </w:t>
      </w:r>
      <w:r>
        <w:rPr>
          <w:w w:val="105"/>
        </w:rPr>
        <w:t>April</w:t>
      </w:r>
      <w:r>
        <w:rPr>
          <w:spacing w:val="29"/>
          <w:w w:val="105"/>
        </w:rPr>
        <w:t xml:space="preserve"> </w:t>
      </w:r>
      <w:r>
        <w:rPr>
          <w:w w:val="105"/>
        </w:rPr>
        <w:t>30).</w:t>
      </w:r>
      <w:r>
        <w:rPr>
          <w:spacing w:val="14"/>
          <w:w w:val="105"/>
        </w:rPr>
        <w:t xml:space="preserve"> </w:t>
      </w:r>
      <w:r>
        <w:rPr>
          <w:w w:val="105"/>
        </w:rPr>
        <w:t>MEGS-A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asur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all</w:t>
      </w:r>
      <w:r>
        <w:rPr>
          <w:spacing w:val="29"/>
          <w:w w:val="98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-3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w w:val="105"/>
        </w:rPr>
        <w:t>studied</w:t>
      </w:r>
      <w:r>
        <w:rPr>
          <w:spacing w:val="31"/>
          <w:w w:val="105"/>
        </w:rPr>
        <w:t xml:space="preserve"> </w:t>
      </w:r>
      <w:r>
        <w:rPr>
          <w:w w:val="105"/>
        </w:rPr>
        <w:t>here.</w:t>
      </w:r>
      <w:r>
        <w:rPr>
          <w:spacing w:val="20"/>
          <w:w w:val="105"/>
        </w:rPr>
        <w:t xml:space="preserve"> </w:t>
      </w:r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>3.4</w:t>
      </w:r>
      <w:r>
        <w:rPr>
          <w:spacing w:val="31"/>
          <w:w w:val="105"/>
        </w:rPr>
        <w:t xml:space="preserve"> </w:t>
      </w:r>
      <w:proofErr w:type="gramStart"/>
      <w:r>
        <w:rPr>
          <w:spacing w:val="-3"/>
          <w:w w:val="105"/>
        </w:rPr>
        <w:t>s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ows</w:t>
      </w:r>
      <w:proofErr w:type="gramEnd"/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numb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31"/>
          <w:w w:val="105"/>
        </w:rPr>
        <w:t xml:space="preserve"> </w:t>
      </w:r>
      <w:r>
        <w:rPr>
          <w:w w:val="105"/>
        </w:rPr>
        <w:t>dramatically</w:t>
      </w:r>
      <w:r>
        <w:rPr>
          <w:spacing w:val="32"/>
          <w:w w:val="105"/>
        </w:rPr>
        <w:t xml:space="preserve"> </w:t>
      </w:r>
      <w:r>
        <w:rPr>
          <w:w w:val="105"/>
        </w:rPr>
        <w:t>decreases</w:t>
      </w:r>
      <w:r>
        <w:rPr>
          <w:spacing w:val="26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magn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tud</w:t>
      </w:r>
      <w:r>
        <w:rPr>
          <w:spacing w:val="-2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threshold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increased,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decreases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sli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15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15"/>
          <w:w w:val="105"/>
        </w:rPr>
        <w:t xml:space="preserve"> </w:t>
      </w:r>
      <w:r>
        <w:rPr>
          <w:w w:val="105"/>
        </w:rPr>
        <w:t>formation</w:t>
      </w:r>
      <w:r>
        <w:rPr>
          <w:spacing w:val="15"/>
          <w:w w:val="105"/>
        </w:rPr>
        <w:t xml:space="preserve"> </w:t>
      </w:r>
      <w:r>
        <w:rPr>
          <w:w w:val="105"/>
        </w:rPr>
        <w:t>temper-</w:t>
      </w:r>
    </w:p>
    <w:p w14:paraId="4A35921A" w14:textId="77777777" w:rsidR="00FB4955" w:rsidRDefault="00E6617D">
      <w:pPr>
        <w:spacing w:line="171" w:lineRule="exact"/>
        <w:ind w:left="3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w w:val="115"/>
          <w:position w:val="8"/>
          <w:sz w:val="12"/>
        </w:rPr>
        <w:lastRenderedPageBreak/>
        <w:t>1</w:t>
      </w:r>
      <w:r>
        <w:rPr>
          <w:rFonts w:ascii="Times New Roman" w:hAnsi="Times New Roman"/>
          <w:spacing w:val="18"/>
          <w:w w:val="115"/>
          <w:position w:val="8"/>
          <w:sz w:val="12"/>
        </w:rPr>
        <w:t xml:space="preserve"> </w:t>
      </w:r>
      <w:r>
        <w:rPr>
          <w:rFonts w:ascii="Times New Roman" w:hAnsi="Times New Roman"/>
          <w:w w:val="115"/>
          <w:sz w:val="18"/>
        </w:rPr>
        <w:t>Note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that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the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SDO/AIA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193</w:t>
      </w:r>
      <w:r>
        <w:rPr>
          <w:rFonts w:ascii="Times New Roman" w:hAnsi="Times New Roman"/>
          <w:spacing w:val="-7"/>
          <w:w w:val="115"/>
          <w:sz w:val="18"/>
        </w:rPr>
        <w:t xml:space="preserve"> </w:t>
      </w:r>
      <w:r>
        <w:rPr>
          <w:rFonts w:ascii="Times New Roman" w:hAnsi="Times New Roman"/>
          <w:spacing w:val="-276"/>
          <w:w w:val="200"/>
          <w:sz w:val="18"/>
        </w:rPr>
        <w:t>A</w:t>
      </w:r>
      <w:r>
        <w:rPr>
          <w:rFonts w:ascii="Times New Roman" w:hAnsi="Times New Roman"/>
          <w:w w:val="200"/>
          <w:position w:val="3"/>
          <w:sz w:val="18"/>
        </w:rPr>
        <w:t>˚</w:t>
      </w:r>
      <w:r>
        <w:rPr>
          <w:rFonts w:ascii="Times New Roman" w:hAnsi="Times New Roman"/>
          <w:spacing w:val="-44"/>
          <w:w w:val="200"/>
          <w:position w:val="3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band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spacing w:val="-2"/>
          <w:w w:val="115"/>
          <w:sz w:val="18"/>
        </w:rPr>
        <w:t>e</w:t>
      </w:r>
      <w:r>
        <w:rPr>
          <w:rFonts w:ascii="Times New Roman" w:hAnsi="Times New Roman"/>
          <w:w w:val="115"/>
          <w:sz w:val="18"/>
        </w:rPr>
        <w:t>ncompass</w:t>
      </w:r>
      <w:r>
        <w:rPr>
          <w:rFonts w:ascii="Times New Roman" w:hAnsi="Times New Roman"/>
          <w:spacing w:val="-2"/>
          <w:w w:val="115"/>
          <w:sz w:val="18"/>
        </w:rPr>
        <w:t>e</w:t>
      </w:r>
      <w:r>
        <w:rPr>
          <w:rFonts w:ascii="Times New Roman" w:hAnsi="Times New Roman"/>
          <w:w w:val="115"/>
          <w:sz w:val="18"/>
        </w:rPr>
        <w:t>s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w w:val="115"/>
          <w:sz w:val="18"/>
        </w:rPr>
        <w:t>1</w:t>
      </w:r>
      <w:r>
        <w:rPr>
          <w:rFonts w:ascii="Times New Roman" w:hAnsi="Times New Roman"/>
          <w:spacing w:val="-2"/>
          <w:w w:val="115"/>
          <w:sz w:val="18"/>
        </w:rPr>
        <w:t>9</w:t>
      </w:r>
      <w:r>
        <w:rPr>
          <w:rFonts w:ascii="Times New Roman" w:hAnsi="Times New Roman"/>
          <w:w w:val="115"/>
          <w:sz w:val="18"/>
        </w:rPr>
        <w:t>5</w:t>
      </w:r>
      <w:r>
        <w:rPr>
          <w:rFonts w:ascii="Times New Roman" w:hAnsi="Times New Roman"/>
          <w:spacing w:val="-6"/>
          <w:w w:val="115"/>
          <w:sz w:val="18"/>
        </w:rPr>
        <w:t xml:space="preserve"> </w:t>
      </w:r>
      <w:r>
        <w:rPr>
          <w:rFonts w:ascii="Times New Roman" w:hAnsi="Times New Roman"/>
          <w:spacing w:val="-159"/>
          <w:w w:val="115"/>
          <w:position w:val="3"/>
          <w:sz w:val="18"/>
        </w:rPr>
        <w:t>˚</w:t>
      </w:r>
      <w:r>
        <w:rPr>
          <w:rFonts w:ascii="Times New Roman" w:hAnsi="Times New Roman"/>
          <w:w w:val="115"/>
          <w:sz w:val="18"/>
        </w:rPr>
        <w:t>A</w:t>
      </w:r>
    </w:p>
    <w:p w14:paraId="0432D2E2" w14:textId="77777777" w:rsidR="00FB4955" w:rsidRDefault="00FB4955">
      <w:pPr>
        <w:spacing w:line="171" w:lineRule="exact"/>
        <w:rPr>
          <w:rFonts w:ascii="Times New Roman" w:eastAsia="Times New Roman" w:hAnsi="Times New Roman" w:cs="Times New Roman"/>
          <w:sz w:val="18"/>
          <w:szCs w:val="18"/>
        </w:rPr>
        <w:sectPr w:rsidR="00FB4955">
          <w:pgSz w:w="12240" w:h="15840"/>
          <w:pgMar w:top="1340" w:right="1320" w:bottom="280" w:left="1320" w:header="1132" w:footer="0" w:gutter="0"/>
          <w:cols w:space="720"/>
        </w:sectPr>
      </w:pPr>
    </w:p>
    <w:p w14:paraId="2CD0CDA4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616DE67E" w14:textId="77777777" w:rsidR="00FB4955" w:rsidRDefault="00E6617D">
      <w:pPr>
        <w:pStyle w:val="BodyText"/>
        <w:spacing w:before="58" w:line="448" w:lineRule="auto"/>
        <w:ind w:right="118"/>
        <w:jc w:val="both"/>
      </w:pPr>
      <w:proofErr w:type="spellStart"/>
      <w:proofErr w:type="gramStart"/>
      <w:r>
        <w:rPr>
          <w:w w:val="105"/>
        </w:rPr>
        <w:t>ature</w:t>
      </w:r>
      <w:proofErr w:type="spellEnd"/>
      <w:proofErr w:type="gramEnd"/>
      <w:r>
        <w:rPr>
          <w:w w:val="105"/>
        </w:rPr>
        <w:t>.</w:t>
      </w:r>
      <w:r>
        <w:rPr>
          <w:spacing w:val="57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latter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partially</w:t>
      </w:r>
      <w:r>
        <w:rPr>
          <w:spacing w:val="20"/>
          <w:w w:val="105"/>
        </w:rPr>
        <w:t xml:space="preserve"> </w:t>
      </w:r>
      <w:r>
        <w:rPr>
          <w:w w:val="105"/>
        </w:rPr>
        <w:t>due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flare</w:t>
      </w:r>
      <w:r>
        <w:rPr>
          <w:spacing w:val="21"/>
          <w:w w:val="105"/>
        </w:rPr>
        <w:t xml:space="preserve"> </w:t>
      </w:r>
      <w:r>
        <w:rPr>
          <w:w w:val="105"/>
        </w:rPr>
        <w:t>heating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add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w w:val="105"/>
        </w:rPr>
        <w:t>emission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higher</w:t>
      </w:r>
      <w:r>
        <w:rPr>
          <w:spacing w:val="20"/>
          <w:w w:val="105"/>
        </w:rPr>
        <w:t xml:space="preserve"> </w:t>
      </w:r>
      <w:r>
        <w:rPr>
          <w:w w:val="105"/>
        </w:rPr>
        <w:t>temperature,</w:t>
      </w:r>
      <w:r>
        <w:rPr>
          <w:spacing w:val="22"/>
          <w:w w:val="109"/>
        </w:rPr>
        <w:t xml:space="preserve"> </w:t>
      </w:r>
      <w:r>
        <w:rPr>
          <w:w w:val="105"/>
        </w:rPr>
        <w:t>higher</w:t>
      </w:r>
      <w:r>
        <w:rPr>
          <w:spacing w:val="8"/>
          <w:w w:val="105"/>
        </w:rPr>
        <w:t xml:space="preserve"> </w:t>
      </w:r>
      <w:r>
        <w:rPr>
          <w:w w:val="105"/>
        </w:rPr>
        <w:t>ionization</w:t>
      </w:r>
      <w:r>
        <w:rPr>
          <w:spacing w:val="9"/>
          <w:w w:val="105"/>
        </w:rPr>
        <w:t xml:space="preserve"> </w:t>
      </w:r>
      <w:r>
        <w:rPr>
          <w:w w:val="105"/>
        </w:rPr>
        <w:t>state,</w:t>
      </w:r>
      <w:r>
        <w:rPr>
          <w:spacing w:val="14"/>
          <w:w w:val="105"/>
        </w:rPr>
        <w:t xml:space="preserve"> </w:t>
      </w:r>
      <w:r>
        <w:rPr>
          <w:w w:val="105"/>
        </w:rPr>
        <w:t>lines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partially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o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sets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mass-loss</w:t>
      </w:r>
      <w:r>
        <w:rPr>
          <w:spacing w:val="9"/>
          <w:w w:val="105"/>
        </w:rPr>
        <w:t xml:space="preserve"> </w:t>
      </w:r>
      <w:r>
        <w:rPr>
          <w:w w:val="105"/>
        </w:rPr>
        <w:t>dimming.</w:t>
      </w:r>
      <w:r>
        <w:rPr>
          <w:spacing w:val="55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onal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s</w:t>
      </w:r>
      <w:r>
        <w:rPr>
          <w:spacing w:val="31"/>
        </w:rPr>
        <w:t xml:space="preserve"> </w:t>
      </w:r>
      <w:r>
        <w:rPr>
          <w:w w:val="105"/>
        </w:rPr>
        <w:t>indicate</w:t>
      </w:r>
      <w:r>
        <w:rPr>
          <w:spacing w:val="26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 w:eastAsia="Apple Symbols" w:hAnsi="Apple Symbols" w:cs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high</w:t>
      </w:r>
      <w:r>
        <w:rPr>
          <w:spacing w:val="26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26"/>
          <w:w w:val="105"/>
        </w:rPr>
        <w:t xml:space="preserve"> </w:t>
      </w:r>
      <w:r>
        <w:rPr>
          <w:w w:val="105"/>
        </w:rPr>
        <w:t>formation</w:t>
      </w:r>
      <w:r>
        <w:rPr>
          <w:spacing w:val="26"/>
          <w:w w:val="105"/>
        </w:rPr>
        <w:t xml:space="preserve"> </w:t>
      </w:r>
      <w:r>
        <w:rPr>
          <w:w w:val="105"/>
        </w:rPr>
        <w:t>temperature,</w:t>
      </w:r>
      <w:r>
        <w:rPr>
          <w:spacing w:val="27"/>
          <w:w w:val="105"/>
        </w:rPr>
        <w:t xml:space="preserve"> </w:t>
      </w:r>
      <w:r>
        <w:rPr>
          <w:w w:val="105"/>
        </w:rPr>
        <w:t>no</w:t>
      </w:r>
      <w:r>
        <w:rPr>
          <w:spacing w:val="26"/>
          <w:w w:val="105"/>
        </w:rPr>
        <w:t xml:space="preserve"> </w:t>
      </w:r>
      <w:r>
        <w:rPr>
          <w:w w:val="105"/>
        </w:rPr>
        <w:t>dimming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may</w:t>
      </w:r>
      <w:r>
        <w:rPr>
          <w:spacing w:val="26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6"/>
          <w:w w:val="105"/>
        </w:rPr>
        <w:t xml:space="preserve"> </w:t>
      </w:r>
      <w:r>
        <w:rPr>
          <w:w w:val="105"/>
        </w:rPr>
        <w:t>at</w:t>
      </w:r>
      <w:r>
        <w:rPr>
          <w:spacing w:val="26"/>
          <w:w w:val="105"/>
        </w:rPr>
        <w:t xml:space="preserve"> </w:t>
      </w:r>
      <w:r>
        <w:rPr>
          <w:w w:val="105"/>
        </w:rPr>
        <w:t>all,</w:t>
      </w:r>
      <w:r>
        <w:rPr>
          <w:spacing w:val="33"/>
          <w:w w:val="109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42"/>
          <w:w w:val="105"/>
        </w:rPr>
        <w:t xml:space="preserve"> </w:t>
      </w:r>
      <w:r>
        <w:rPr>
          <w:w w:val="105"/>
        </w:rPr>
        <w:t>at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4"/>
          <w:w w:val="105"/>
        </w:rPr>
        <w:t>lowes</w:t>
      </w:r>
      <w:r>
        <w:rPr>
          <w:spacing w:val="-3"/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w w:val="105"/>
        </w:rPr>
        <w:t>detection</w:t>
      </w:r>
      <w:r>
        <w:rPr>
          <w:spacing w:val="43"/>
          <w:w w:val="105"/>
        </w:rPr>
        <w:t xml:space="preserve"> </w:t>
      </w:r>
      <w:r>
        <w:rPr>
          <w:w w:val="105"/>
        </w:rPr>
        <w:t>threshold,</w:t>
      </w:r>
      <w:r>
        <w:rPr>
          <w:spacing w:val="48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sis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44"/>
          <w:w w:val="105"/>
        </w:rPr>
        <w:t xml:space="preserve"> </w:t>
      </w:r>
      <w:r>
        <w:rPr>
          <w:w w:val="105"/>
        </w:rPr>
        <w:t>with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hotter</w:t>
      </w:r>
      <w:r>
        <w:rPr>
          <w:spacing w:val="43"/>
          <w:w w:val="105"/>
        </w:rPr>
        <w:t xml:space="preserve"> </w:t>
      </w:r>
      <w:r>
        <w:rPr>
          <w:w w:val="105"/>
        </w:rPr>
        <w:t>lines</w:t>
      </w:r>
      <w:r>
        <w:rPr>
          <w:spacing w:val="43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ei</w:t>
      </w:r>
      <w:r>
        <w:rPr>
          <w:w w:val="105"/>
        </w:rPr>
        <w:t>n</w:t>
      </w:r>
      <w:r>
        <w:rPr>
          <w:spacing w:val="1"/>
          <w:w w:val="105"/>
        </w:rPr>
        <w:t>g</w:t>
      </w:r>
      <w:r>
        <w:rPr>
          <w:spacing w:val="43"/>
          <w:w w:val="105"/>
        </w:rPr>
        <w:t xml:space="preserve"> </w:t>
      </w:r>
      <w:r>
        <w:rPr>
          <w:w w:val="105"/>
        </w:rPr>
        <w:t>restricted</w:t>
      </w:r>
      <w:r>
        <w:rPr>
          <w:spacing w:val="33"/>
          <w:w w:val="110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confined</w:t>
      </w:r>
      <w:r>
        <w:rPr>
          <w:spacing w:val="33"/>
          <w:w w:val="105"/>
        </w:rPr>
        <w:t xml:space="preserve"> </w:t>
      </w:r>
      <w:r>
        <w:rPr>
          <w:w w:val="105"/>
        </w:rPr>
        <w:t>flare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hence</w:t>
      </w:r>
      <w:r>
        <w:rPr>
          <w:spacing w:val="32"/>
          <w:w w:val="105"/>
        </w:rPr>
        <w:t xml:space="preserve"> </w:t>
      </w:r>
      <w:r>
        <w:rPr>
          <w:w w:val="105"/>
        </w:rPr>
        <w:t>experiencing</w:t>
      </w:r>
      <w:r>
        <w:rPr>
          <w:spacing w:val="33"/>
          <w:w w:val="105"/>
        </w:rPr>
        <w:t xml:space="preserve"> </w:t>
      </w:r>
      <w:r>
        <w:rPr>
          <w:w w:val="105"/>
        </w:rPr>
        <w:t>no</w:t>
      </w:r>
      <w:r>
        <w:rPr>
          <w:spacing w:val="33"/>
          <w:w w:val="105"/>
        </w:rPr>
        <w:t xml:space="preserve"> </w:t>
      </w:r>
      <w:r>
        <w:rPr>
          <w:w w:val="105"/>
        </w:rPr>
        <w:t>mass</w:t>
      </w:r>
      <w:r>
        <w:rPr>
          <w:spacing w:val="32"/>
          <w:w w:val="105"/>
        </w:rPr>
        <w:t xml:space="preserve"> </w:t>
      </w:r>
      <w:r>
        <w:rPr>
          <w:w w:val="105"/>
        </w:rPr>
        <w:t>loss.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oth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ord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99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e</w:t>
      </w:r>
      <w:r>
        <w:rPr>
          <w:w w:val="105"/>
        </w:rPr>
        <w:t>ak</w:t>
      </w:r>
      <w:r>
        <w:rPr>
          <w:spacing w:val="44"/>
          <w:w w:val="105"/>
        </w:rPr>
        <w:t xml:space="preserve"> </w:t>
      </w:r>
      <w:r>
        <w:rPr>
          <w:w w:val="105"/>
        </w:rPr>
        <w:t>formation</w:t>
      </w:r>
      <w:r>
        <w:rPr>
          <w:spacing w:val="45"/>
          <w:w w:val="105"/>
        </w:rPr>
        <w:t xml:space="preserve"> </w:t>
      </w:r>
      <w:r>
        <w:rPr>
          <w:w w:val="105"/>
        </w:rPr>
        <w:t>temperature,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greater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ontr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but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more</w:t>
      </w:r>
      <w:r>
        <w:rPr>
          <w:spacing w:val="44"/>
          <w:w w:val="105"/>
        </w:rPr>
        <w:t xml:space="preserve"> </w:t>
      </w:r>
      <w:r>
        <w:rPr>
          <w:w w:val="105"/>
        </w:rPr>
        <w:t>confined</w:t>
      </w:r>
      <w:r>
        <w:rPr>
          <w:spacing w:val="45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99"/>
        </w:rPr>
        <w:t xml:space="preserve"> </w:t>
      </w:r>
      <w:r>
        <w:rPr>
          <w:w w:val="105"/>
        </w:rPr>
        <w:t>measured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issi</w:t>
      </w:r>
      <w:r>
        <w:rPr>
          <w:spacing w:val="-1"/>
          <w:w w:val="105"/>
        </w:rPr>
        <w:t>on.</w:t>
      </w:r>
    </w:p>
    <w:p w14:paraId="5030486A" w14:textId="77777777" w:rsidR="00FB4955" w:rsidRDefault="00E6617D">
      <w:pPr>
        <w:pStyle w:val="BodyText"/>
        <w:spacing w:before="125" w:line="254" w:lineRule="auto"/>
        <w:ind w:right="118"/>
        <w:jc w:val="both"/>
      </w:pPr>
      <w:r>
        <w:rPr>
          <w:w w:val="110"/>
        </w:rPr>
        <w:t>Figure</w:t>
      </w:r>
      <w:r>
        <w:rPr>
          <w:spacing w:val="-19"/>
          <w:w w:val="110"/>
        </w:rPr>
        <w:t xml:space="preserve"> </w:t>
      </w:r>
      <w:r>
        <w:rPr>
          <w:w w:val="110"/>
        </w:rPr>
        <w:t>3.4:</w:t>
      </w:r>
      <w:r>
        <w:rPr>
          <w:spacing w:val="2"/>
          <w:w w:val="110"/>
        </w:rPr>
        <w:t xml:space="preserve"> </w:t>
      </w:r>
      <w:bookmarkStart w:id="80" w:name="_bookmark18"/>
      <w:bookmarkEnd w:id="80"/>
      <w:r>
        <w:rPr>
          <w:spacing w:val="-2"/>
          <w:w w:val="110"/>
        </w:rPr>
        <w:t>Num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8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ifie</w:t>
      </w:r>
      <w:r>
        <w:rPr>
          <w:spacing w:val="-1"/>
          <w:w w:val="110"/>
        </w:rPr>
        <w:t>d</w:t>
      </w:r>
      <w:r>
        <w:rPr>
          <w:spacing w:val="-19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spacing w:val="-18"/>
          <w:w w:val="110"/>
        </w:rPr>
        <w:t xml:space="preserve"> </w:t>
      </w:r>
      <w:r>
        <w:rPr>
          <w:w w:val="110"/>
        </w:rPr>
        <w:t>in</w:t>
      </w:r>
      <w:r>
        <w:rPr>
          <w:spacing w:val="-19"/>
          <w:w w:val="110"/>
        </w:rPr>
        <w:t xml:space="preserve"> </w:t>
      </w:r>
      <w:r>
        <w:rPr>
          <w:w w:val="110"/>
        </w:rPr>
        <w:t>EVE</w:t>
      </w:r>
      <w:r>
        <w:rPr>
          <w:spacing w:val="-18"/>
          <w:w w:val="110"/>
        </w:rPr>
        <w:t xml:space="preserve"> </w:t>
      </w:r>
      <w:r>
        <w:rPr>
          <w:w w:val="110"/>
        </w:rPr>
        <w:t>for</w:t>
      </w:r>
      <w:r>
        <w:rPr>
          <w:spacing w:val="-18"/>
          <w:w w:val="110"/>
        </w:rPr>
        <w:t xml:space="preserve"> </w:t>
      </w:r>
      <w:r>
        <w:rPr>
          <w:w w:val="110"/>
        </w:rPr>
        <w:t>six</w:t>
      </w:r>
      <w:r>
        <w:rPr>
          <w:spacing w:val="-19"/>
          <w:w w:val="110"/>
        </w:rPr>
        <w:t xml:space="preserve"> </w:t>
      </w:r>
      <w:r>
        <w:rPr>
          <w:w w:val="110"/>
        </w:rPr>
        <w:t>spectral</w:t>
      </w:r>
      <w:r>
        <w:rPr>
          <w:spacing w:val="-18"/>
          <w:w w:val="110"/>
        </w:rPr>
        <w:t xml:space="preserve"> </w:t>
      </w:r>
      <w:r>
        <w:rPr>
          <w:w w:val="110"/>
        </w:rPr>
        <w:t>lines</w:t>
      </w:r>
      <w:r>
        <w:rPr>
          <w:spacing w:val="-19"/>
          <w:w w:val="110"/>
        </w:rPr>
        <w:t xml:space="preserve"> </w:t>
      </w:r>
      <w:r>
        <w:rPr>
          <w:w w:val="110"/>
        </w:rPr>
        <w:t>using</w:t>
      </w:r>
      <w:r>
        <w:rPr>
          <w:spacing w:val="-18"/>
          <w:w w:val="110"/>
        </w:rPr>
        <w:t xml:space="preserve"> </w:t>
      </w:r>
      <w:proofErr w:type="spellStart"/>
      <w:r>
        <w:rPr>
          <w:spacing w:val="-1"/>
          <w:w w:val="110"/>
        </w:rPr>
        <w:t>d</w:t>
      </w:r>
      <w:r>
        <w:rPr>
          <w:spacing w:val="-2"/>
          <w:w w:val="110"/>
        </w:rPr>
        <w:t>i</w:t>
      </w:r>
      <w:r>
        <w:rPr>
          <w:rFonts w:ascii="Apple Symbols" w:eastAsia="Apple Symbols" w:hAnsi="Apple Symbols" w:cs="Apple Symbols"/>
          <w:spacing w:val="-1"/>
          <w:w w:val="110"/>
        </w:rPr>
        <w:t>↵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proofErr w:type="spellEnd"/>
      <w:r>
        <w:rPr>
          <w:spacing w:val="-19"/>
          <w:w w:val="110"/>
        </w:rPr>
        <w:t xml:space="preserve"> </w:t>
      </w:r>
      <w:r>
        <w:rPr>
          <w:w w:val="110"/>
        </w:rPr>
        <w:t>percentage</w:t>
      </w:r>
      <w:r>
        <w:rPr>
          <w:spacing w:val="33"/>
          <w:w w:val="103"/>
        </w:rPr>
        <w:t xml:space="preserve"> </w:t>
      </w:r>
      <w:r>
        <w:rPr>
          <w:w w:val="110"/>
        </w:rPr>
        <w:t>dimming</w:t>
      </w:r>
      <w:r>
        <w:rPr>
          <w:spacing w:val="14"/>
          <w:w w:val="110"/>
        </w:rPr>
        <w:t xml:space="preserve"> </w:t>
      </w:r>
      <w:r>
        <w:rPr>
          <w:w w:val="110"/>
        </w:rPr>
        <w:t>depths</w:t>
      </w:r>
      <w:r>
        <w:rPr>
          <w:spacing w:val="15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threshold</w:t>
      </w:r>
      <w:r>
        <w:rPr>
          <w:spacing w:val="14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proofErr w:type="gramStart"/>
      <w:r>
        <w:rPr>
          <w:w w:val="110"/>
        </w:rPr>
        <w:t>a</w:t>
      </w:r>
      <w:r>
        <w:rPr>
          <w:spacing w:val="14"/>
          <w:w w:val="110"/>
        </w:rPr>
        <w:t xml:space="preserve"> </w:t>
      </w:r>
      <w:r>
        <w:rPr>
          <w:w w:val="110"/>
        </w:rPr>
        <w:t>detection</w:t>
      </w:r>
      <w:proofErr w:type="gramEnd"/>
      <w:r>
        <w:rPr>
          <w:w w:val="110"/>
        </w:rPr>
        <w:t>.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15"/>
          <w:w w:val="110"/>
        </w:rPr>
        <w:t xml:space="preserve"> </w:t>
      </w:r>
      <w:r>
        <w:rPr>
          <w:spacing w:val="-3"/>
          <w:w w:val="110"/>
        </w:rPr>
        <w:t>we</w:t>
      </w:r>
      <w:r>
        <w:rPr>
          <w:spacing w:val="-2"/>
          <w:w w:val="110"/>
        </w:rPr>
        <w:t>r</w:t>
      </w:r>
      <w:r>
        <w:rPr>
          <w:spacing w:val="-3"/>
          <w:w w:val="110"/>
        </w:rPr>
        <w:t>e</w:t>
      </w:r>
      <w:r>
        <w:rPr>
          <w:spacing w:val="14"/>
          <w:w w:val="110"/>
        </w:rPr>
        <w:t xml:space="preserve"> </w:t>
      </w:r>
      <w:r>
        <w:rPr>
          <w:w w:val="110"/>
        </w:rPr>
        <w:t>302</w:t>
      </w:r>
      <w:r>
        <w:rPr>
          <w:spacing w:val="15"/>
          <w:w w:val="110"/>
        </w:rPr>
        <w:t xml:space="preserve"> </w:t>
      </w:r>
      <w:r>
        <w:rPr>
          <w:w w:val="110"/>
        </w:rPr>
        <w:t>flares</w:t>
      </w:r>
      <w:r>
        <w:rPr>
          <w:spacing w:val="14"/>
          <w:w w:val="110"/>
        </w:rPr>
        <w:t xml:space="preserve"> </w:t>
      </w:r>
      <w:r>
        <w:rPr>
          <w:w w:val="110"/>
        </w:rPr>
        <w:t>(</w:t>
      </w:r>
      <w:r>
        <w:rPr>
          <w:rFonts w:cs="Times New Roman"/>
          <w:i/>
          <w:w w:val="110"/>
        </w:rPr>
        <w:t>2:</w:t>
      </w:r>
      <w:r>
        <w:rPr>
          <w:rFonts w:cs="Times New Roman"/>
          <w:i/>
          <w:spacing w:val="15"/>
          <w:w w:val="110"/>
        </w:rPr>
        <w:t xml:space="preserve"> </w:t>
      </w:r>
      <w:r>
        <w:rPr>
          <w:w w:val="110"/>
        </w:rPr>
        <w:t>M1.0</w:t>
      </w:r>
      <w:r>
        <w:rPr>
          <w:spacing w:val="14"/>
          <w:w w:val="110"/>
        </w:rPr>
        <w:t xml:space="preserve"> </w:t>
      </w:r>
      <w:r>
        <w:rPr>
          <w:w w:val="110"/>
        </w:rPr>
        <w:t>GOES</w:t>
      </w:r>
      <w:r>
        <w:rPr>
          <w:spacing w:val="15"/>
          <w:w w:val="110"/>
        </w:rPr>
        <w:t xml:space="preserve"> </w:t>
      </w:r>
      <w:r>
        <w:rPr>
          <w:w w:val="110"/>
        </w:rPr>
        <w:t>class)</w:t>
      </w:r>
      <w:r>
        <w:rPr>
          <w:spacing w:val="25"/>
          <w:w w:val="115"/>
        </w:rPr>
        <w:t xml:space="preserve"> </w:t>
      </w:r>
      <w:r>
        <w:rPr>
          <w:w w:val="110"/>
        </w:rPr>
        <w:t>used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w w:val="110"/>
        </w:rPr>
        <w:t>trigger</w:t>
      </w:r>
      <w:r>
        <w:rPr>
          <w:spacing w:val="15"/>
          <w:w w:val="110"/>
        </w:rPr>
        <w:t xml:space="preserve"> </w:t>
      </w:r>
      <w:r>
        <w:rPr>
          <w:w w:val="110"/>
        </w:rPr>
        <w:t>an</w:t>
      </w:r>
      <w:r>
        <w:rPr>
          <w:spacing w:val="14"/>
          <w:w w:val="110"/>
        </w:rPr>
        <w:t xml:space="preserve"> </w:t>
      </w:r>
      <w:r>
        <w:rPr>
          <w:w w:val="110"/>
        </w:rPr>
        <w:t>automated</w:t>
      </w:r>
      <w:r>
        <w:rPr>
          <w:spacing w:val="15"/>
          <w:w w:val="110"/>
        </w:rPr>
        <w:t xml:space="preserve"> </w:t>
      </w:r>
      <w:r>
        <w:rPr>
          <w:spacing w:val="-3"/>
          <w:w w:val="110"/>
        </w:rPr>
        <w:t>se</w:t>
      </w:r>
      <w:r>
        <w:rPr>
          <w:spacing w:val="-2"/>
          <w:w w:val="110"/>
        </w:rPr>
        <w:t>ar</w:t>
      </w:r>
      <w:r>
        <w:rPr>
          <w:spacing w:val="-3"/>
          <w:w w:val="110"/>
        </w:rPr>
        <w:t>c</w:t>
      </w:r>
      <w:r>
        <w:rPr>
          <w:spacing w:val="-2"/>
          <w:w w:val="110"/>
        </w:rPr>
        <w:t>h</w:t>
      </w:r>
      <w:r>
        <w:rPr>
          <w:spacing w:val="15"/>
          <w:w w:val="110"/>
        </w:rPr>
        <w:t xml:space="preserve"> </w:t>
      </w:r>
      <w:r>
        <w:rPr>
          <w:w w:val="110"/>
        </w:rPr>
        <w:t>for</w:t>
      </w:r>
      <w:r>
        <w:rPr>
          <w:spacing w:val="15"/>
          <w:w w:val="110"/>
        </w:rPr>
        <w:t xml:space="preserve"> </w:t>
      </w:r>
      <w:r>
        <w:rPr>
          <w:w w:val="110"/>
        </w:rPr>
        <w:t>dimming</w:t>
      </w:r>
      <w:r>
        <w:rPr>
          <w:spacing w:val="14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EVE.</w:t>
      </w:r>
      <w:r>
        <w:rPr>
          <w:spacing w:val="15"/>
          <w:w w:val="110"/>
        </w:rPr>
        <w:t xml:space="preserve"> </w:t>
      </w:r>
      <w:r>
        <w:rPr>
          <w:w w:val="110"/>
        </w:rPr>
        <w:t>Note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decrease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detections</w:t>
      </w:r>
      <w:r>
        <w:rPr>
          <w:spacing w:val="14"/>
          <w:w w:val="110"/>
        </w:rPr>
        <w:t xml:space="preserve"> </w:t>
      </w:r>
      <w:r>
        <w:rPr>
          <w:w w:val="110"/>
        </w:rPr>
        <w:t>with</w:t>
      </w:r>
      <w:r>
        <w:rPr>
          <w:spacing w:val="25"/>
          <w:w w:val="110"/>
        </w:rPr>
        <w:t xml:space="preserve"> </w:t>
      </w:r>
      <w:r>
        <w:rPr>
          <w:w w:val="110"/>
        </w:rPr>
        <w:t>increasing</w:t>
      </w:r>
      <w:r>
        <w:rPr>
          <w:spacing w:val="-10"/>
          <w:w w:val="110"/>
        </w:rPr>
        <w:t xml:space="preserve"> </w:t>
      </w:r>
      <w:r>
        <w:rPr>
          <w:w w:val="110"/>
        </w:rPr>
        <w:t>ionization</w:t>
      </w:r>
      <w:r>
        <w:rPr>
          <w:spacing w:val="-9"/>
          <w:w w:val="110"/>
        </w:rPr>
        <w:t xml:space="preserve"> </w:t>
      </w:r>
      <w:r>
        <w:rPr>
          <w:w w:val="110"/>
        </w:rPr>
        <w:t>state</w:t>
      </w:r>
      <w:r>
        <w:rPr>
          <w:spacing w:val="-10"/>
          <w:w w:val="110"/>
        </w:rPr>
        <w:t xml:space="preserve"> </w:t>
      </w:r>
      <w:r>
        <w:rPr>
          <w:w w:val="110"/>
        </w:rPr>
        <w:t>(i.e.</w:t>
      </w:r>
      <w:r>
        <w:rPr>
          <w:spacing w:val="8"/>
          <w:w w:val="110"/>
        </w:rPr>
        <w:t xml:space="preserve"> </w:t>
      </w:r>
      <w:r>
        <w:rPr>
          <w:spacing w:val="1"/>
          <w:w w:val="110"/>
        </w:rPr>
        <w:t>peak</w:t>
      </w:r>
      <w:r>
        <w:rPr>
          <w:spacing w:val="-9"/>
          <w:w w:val="110"/>
        </w:rPr>
        <w:t xml:space="preserve"> </w:t>
      </w:r>
      <w:r>
        <w:rPr>
          <w:w w:val="110"/>
        </w:rPr>
        <w:t>formation</w:t>
      </w:r>
      <w:r>
        <w:rPr>
          <w:spacing w:val="-9"/>
          <w:w w:val="110"/>
        </w:rPr>
        <w:t xml:space="preserve"> </w:t>
      </w:r>
      <w:r>
        <w:rPr>
          <w:w w:val="110"/>
        </w:rPr>
        <w:t>temperature).</w:t>
      </w:r>
    </w:p>
    <w:p w14:paraId="6756DFC6" w14:textId="77777777" w:rsidR="00FB4955" w:rsidRDefault="00FB4955">
      <w:pPr>
        <w:spacing w:before="10"/>
        <w:rPr>
          <w:rFonts w:ascii="Times New Roman" w:eastAsia="Times New Roman" w:hAnsi="Times New Roman" w:cs="Times New Roman"/>
          <w:sz w:val="21"/>
          <w:szCs w:val="21"/>
        </w:rPr>
      </w:pPr>
    </w:p>
    <w:p w14:paraId="0AD3A3E5" w14:textId="77777777" w:rsidR="00FB4955" w:rsidRDefault="00E6617D">
      <w:pPr>
        <w:spacing w:line="200" w:lineRule="atLeast"/>
        <w:ind w:left="5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34196C3" wp14:editId="16419301">
            <wp:extent cx="5419534" cy="394725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534" cy="39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06B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55711CF8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F7138EC" w14:textId="77777777" w:rsidR="00FB4955" w:rsidRDefault="00FB4955">
      <w:pPr>
        <w:spacing w:before="6"/>
        <w:rPr>
          <w:rFonts w:ascii="Times New Roman" w:eastAsia="Times New Roman" w:hAnsi="Times New Roman" w:cs="Times New Roman"/>
          <w:sz w:val="19"/>
          <w:szCs w:val="19"/>
        </w:rPr>
      </w:pPr>
    </w:p>
    <w:p w14:paraId="65A1A5FA" w14:textId="7E51D82E" w:rsidR="00FB4955" w:rsidRDefault="00E6617D">
      <w:pPr>
        <w:pStyle w:val="BodyText"/>
        <w:spacing w:line="455" w:lineRule="auto"/>
        <w:ind w:firstLine="576"/>
      </w:pPr>
      <w:r>
        <w:rPr>
          <w:w w:val="105"/>
        </w:rPr>
        <w:t>An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39"/>
          <w:w w:val="105"/>
        </w:rPr>
        <w:t xml:space="preserve"> </w:t>
      </w:r>
      <w:r>
        <w:rPr>
          <w:w w:val="105"/>
        </w:rPr>
        <w:t>with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al</w:t>
      </w:r>
      <w:r>
        <w:rPr>
          <w:spacing w:val="39"/>
          <w:w w:val="105"/>
        </w:rPr>
        <w:t xml:space="preserve"> </w:t>
      </w:r>
      <w:r>
        <w:rPr>
          <w:w w:val="105"/>
        </w:rPr>
        <w:t>resolution</w:t>
      </w:r>
      <w:r>
        <w:rPr>
          <w:spacing w:val="38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AIA</w:t>
      </w:r>
      <w:r>
        <w:rPr>
          <w:spacing w:val="39"/>
          <w:w w:val="105"/>
        </w:rPr>
        <w:t xml:space="preserve"> </w:t>
      </w:r>
      <w:r>
        <w:rPr>
          <w:w w:val="105"/>
        </w:rPr>
        <w:t>can</w:t>
      </w:r>
      <w:r>
        <w:rPr>
          <w:spacing w:val="3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8"/>
          <w:w w:val="105"/>
        </w:rPr>
        <w:t xml:space="preserve"> </w:t>
      </w:r>
      <w:r>
        <w:rPr>
          <w:w w:val="105"/>
        </w:rPr>
        <w:t>used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isolate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9"/>
          <w:w w:val="105"/>
        </w:rPr>
        <w:t xml:space="preserve"> </w:t>
      </w:r>
      <w:r>
        <w:rPr>
          <w:w w:val="105"/>
        </w:rPr>
        <w:t>flaring</w:t>
      </w:r>
      <w:r>
        <w:rPr>
          <w:spacing w:val="39"/>
          <w:w w:val="99"/>
        </w:rPr>
        <w:t xml:space="preserve"> </w:t>
      </w:r>
      <w:r>
        <w:rPr>
          <w:spacing w:val="1"/>
          <w:w w:val="105"/>
        </w:rPr>
        <w:t>loops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w w:val="105"/>
        </w:rPr>
        <w:t>time</w:t>
      </w:r>
      <w:r>
        <w:rPr>
          <w:spacing w:val="32"/>
          <w:w w:val="105"/>
        </w:rPr>
        <w:t xml:space="preserve"> </w:t>
      </w:r>
      <w:r>
        <w:rPr>
          <w:w w:val="105"/>
        </w:rPr>
        <w:t>series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just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dimming</w:t>
      </w:r>
      <w:r>
        <w:rPr>
          <w:spacing w:val="32"/>
          <w:w w:val="105"/>
        </w:rPr>
        <w:t xml:space="preserve"> </w:t>
      </w:r>
      <w:r>
        <w:rPr>
          <w:w w:val="105"/>
        </w:rPr>
        <w:t>region,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ins w:id="81" w:author="Tom Woods" w:date="2016-01-17T14:07:00Z">
        <w:r w:rsidR="0062710A">
          <w:rPr>
            <w:spacing w:val="33"/>
            <w:w w:val="105"/>
          </w:rPr>
          <w:t>then the sum of those dimming regions can be compared to the EVE full-disk (irradiance) dimming trend. T</w:t>
        </w:r>
      </w:ins>
      <w:del w:id="82" w:author="Tom Woods" w:date="2016-01-17T14:07:00Z">
        <w:r w:rsidDel="0062710A">
          <w:rPr>
            <w:w w:val="105"/>
          </w:rPr>
          <w:delText>t</w:delText>
        </w:r>
      </w:del>
      <w:r>
        <w:rPr>
          <w:w w:val="105"/>
        </w:rPr>
        <w:t>his</w:t>
      </w:r>
      <w:r>
        <w:rPr>
          <w:spacing w:val="32"/>
          <w:w w:val="105"/>
        </w:rPr>
        <w:t xml:space="preserve"> </w:t>
      </w:r>
      <w:del w:id="83" w:author="Tom Woods" w:date="2016-01-17T14:08:00Z">
        <w:r w:rsidDel="0062710A">
          <w:rPr>
            <w:w w:val="105"/>
          </w:rPr>
          <w:delText>is</w:delText>
        </w:r>
        <w:r w:rsidDel="0062710A">
          <w:rPr>
            <w:spacing w:val="32"/>
            <w:w w:val="105"/>
          </w:rPr>
          <w:delText xml:space="preserve"> </w:delText>
        </w:r>
        <w:r w:rsidDel="0062710A">
          <w:rPr>
            <w:w w:val="105"/>
          </w:rPr>
          <w:delText>a</w:delText>
        </w:r>
        <w:r w:rsidDel="0062710A">
          <w:rPr>
            <w:spacing w:val="32"/>
            <w:w w:val="105"/>
          </w:rPr>
          <w:delText xml:space="preserve"> </w:delText>
        </w:r>
        <w:r w:rsidDel="0062710A">
          <w:rPr>
            <w:w w:val="105"/>
          </w:rPr>
          <w:delText>procedure</w:delText>
        </w:r>
        <w:r w:rsidDel="0062710A">
          <w:rPr>
            <w:spacing w:val="32"/>
            <w:w w:val="105"/>
          </w:rPr>
          <w:delText xml:space="preserve"> </w:delText>
        </w:r>
        <w:r w:rsidDel="0062710A">
          <w:rPr>
            <w:w w:val="105"/>
          </w:rPr>
          <w:delText>carried</w:delText>
        </w:r>
        <w:r w:rsidDel="0062710A">
          <w:rPr>
            <w:spacing w:val="33"/>
            <w:w w:val="105"/>
          </w:rPr>
          <w:delText xml:space="preserve"> </w:delText>
        </w:r>
        <w:r w:rsidDel="0062710A">
          <w:rPr>
            <w:w w:val="105"/>
          </w:rPr>
          <w:delText>out</w:delText>
        </w:r>
      </w:del>
      <w:ins w:id="84" w:author="Tom Woods" w:date="2016-01-17T14:08:00Z">
        <w:r w:rsidR="0062710A">
          <w:rPr>
            <w:w w:val="105"/>
          </w:rPr>
          <w:t>type analysis and comparison between AIA and EVE dimming is provided</w:t>
        </w:r>
      </w:ins>
      <w:r>
        <w:rPr>
          <w:spacing w:val="33"/>
          <w:w w:val="105"/>
        </w:rPr>
        <w:t xml:space="preserve"> </w:t>
      </w:r>
      <w:r>
        <w:rPr>
          <w:w w:val="105"/>
        </w:rPr>
        <w:t>in</w:t>
      </w:r>
    </w:p>
    <w:p w14:paraId="0569458F" w14:textId="77777777" w:rsidR="00FB4955" w:rsidRDefault="00FB4955">
      <w:pPr>
        <w:spacing w:line="455" w:lineRule="auto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329E3B58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7B5761E0" w14:textId="24DF50ED" w:rsidR="00FB4955" w:rsidRDefault="00E6617D">
      <w:pPr>
        <w:pStyle w:val="BodyText"/>
        <w:spacing w:before="58" w:line="455" w:lineRule="auto"/>
        <w:ind w:right="118"/>
        <w:jc w:val="both"/>
      </w:pPr>
      <w:r>
        <w:rPr>
          <w:w w:val="105"/>
        </w:rPr>
        <w:t>Chapter</w:t>
      </w:r>
      <w:r>
        <w:rPr>
          <w:spacing w:val="35"/>
          <w:w w:val="105"/>
        </w:rPr>
        <w:t xml:space="preserve"> </w:t>
      </w:r>
      <w:r>
        <w:rPr>
          <w:w w:val="105"/>
        </w:rPr>
        <w:t>4.</w:t>
      </w:r>
      <w:r>
        <w:rPr>
          <w:spacing w:val="33"/>
          <w:w w:val="105"/>
        </w:rPr>
        <w:t xml:space="preserve"> </w:t>
      </w:r>
      <w:r>
        <w:rPr>
          <w:w w:val="105"/>
        </w:rPr>
        <w:t>AIA</w:t>
      </w:r>
      <w:r>
        <w:rPr>
          <w:spacing w:val="36"/>
          <w:w w:val="105"/>
        </w:rPr>
        <w:t xml:space="preserve"> </w:t>
      </w:r>
      <w:r>
        <w:rPr>
          <w:w w:val="105"/>
        </w:rPr>
        <w:t>t</w:t>
      </w:r>
      <w:r>
        <w:rPr>
          <w:spacing w:val="1"/>
          <w:w w:val="105"/>
        </w:rPr>
        <w:t>oo</w:t>
      </w:r>
      <w:r>
        <w:rPr>
          <w:spacing w:val="36"/>
          <w:w w:val="105"/>
        </w:rPr>
        <w:t xml:space="preserve"> </w:t>
      </w:r>
      <w:r>
        <w:rPr>
          <w:w w:val="105"/>
        </w:rPr>
        <w:t>has</w:t>
      </w:r>
      <w:r>
        <w:rPr>
          <w:spacing w:val="35"/>
          <w:w w:val="105"/>
        </w:rPr>
        <w:t xml:space="preserve"> </w:t>
      </w:r>
      <w:r>
        <w:rPr>
          <w:w w:val="105"/>
        </w:rPr>
        <w:t>its</w:t>
      </w:r>
      <w:r>
        <w:rPr>
          <w:spacing w:val="36"/>
          <w:w w:val="105"/>
        </w:rPr>
        <w:t xml:space="preserve"> </w:t>
      </w:r>
      <w:r>
        <w:rPr>
          <w:spacing w:val="-4"/>
          <w:w w:val="105"/>
        </w:rPr>
        <w:t>ow</w:t>
      </w:r>
      <w:r>
        <w:rPr>
          <w:spacing w:val="-3"/>
          <w:w w:val="105"/>
        </w:rPr>
        <w:t>n</w:t>
      </w:r>
      <w:r>
        <w:rPr>
          <w:spacing w:val="36"/>
          <w:w w:val="105"/>
        </w:rPr>
        <w:t xml:space="preserve"> </w:t>
      </w:r>
      <w:r>
        <w:rPr>
          <w:w w:val="105"/>
        </w:rPr>
        <w:t>limitations;</w:t>
      </w:r>
      <w:r>
        <w:rPr>
          <w:spacing w:val="43"/>
          <w:w w:val="105"/>
        </w:rPr>
        <w:t xml:space="preserve"> </w:t>
      </w:r>
      <w:r>
        <w:rPr>
          <w:spacing w:val="-3"/>
          <w:w w:val="105"/>
        </w:rPr>
        <w:t>r</w:t>
      </w:r>
      <w:r>
        <w:rPr>
          <w:spacing w:val="-4"/>
          <w:w w:val="105"/>
        </w:rPr>
        <w:t>ele</w:t>
      </w:r>
      <w:r>
        <w:rPr>
          <w:spacing w:val="-3"/>
          <w:w w:val="105"/>
        </w:rPr>
        <w:t>vant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36"/>
          <w:w w:val="105"/>
        </w:rPr>
        <w:t xml:space="preserve"> </w:t>
      </w:r>
      <w:r>
        <w:rPr>
          <w:w w:val="105"/>
        </w:rPr>
        <w:t>case</w:t>
      </w:r>
      <w:r>
        <w:rPr>
          <w:spacing w:val="36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spacing w:val="-4"/>
          <w:w w:val="105"/>
        </w:rPr>
        <w:t>lowe</w:t>
      </w:r>
      <w:r>
        <w:rPr>
          <w:spacing w:val="-3"/>
          <w:w w:val="105"/>
        </w:rPr>
        <w:t>r</w:t>
      </w:r>
      <w:r>
        <w:rPr>
          <w:spacing w:val="35"/>
          <w:w w:val="105"/>
        </w:rPr>
        <w:t xml:space="preserve"> </w:t>
      </w:r>
      <w:r>
        <w:rPr>
          <w:w w:val="105"/>
        </w:rPr>
        <w:t>spectral</w:t>
      </w:r>
      <w:r>
        <w:rPr>
          <w:spacing w:val="43"/>
          <w:w w:val="106"/>
        </w:rPr>
        <w:t xml:space="preserve"> </w:t>
      </w:r>
      <w:r>
        <w:rPr>
          <w:w w:val="105"/>
        </w:rPr>
        <w:t>resolution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blends</w:t>
      </w:r>
      <w:r>
        <w:rPr>
          <w:spacing w:val="26"/>
          <w:w w:val="105"/>
        </w:rPr>
        <w:t xml:space="preserve"> </w:t>
      </w:r>
      <w:r>
        <w:rPr>
          <w:w w:val="105"/>
        </w:rPr>
        <w:t>together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issi</w:t>
      </w:r>
      <w:r>
        <w:rPr>
          <w:spacing w:val="-1"/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from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ral</w:t>
      </w:r>
      <w:r>
        <w:rPr>
          <w:spacing w:val="27"/>
          <w:w w:val="105"/>
        </w:rPr>
        <w:t xml:space="preserve"> </w:t>
      </w:r>
      <w:r>
        <w:rPr>
          <w:w w:val="105"/>
        </w:rPr>
        <w:t>ionization</w:t>
      </w:r>
      <w:r>
        <w:rPr>
          <w:spacing w:val="26"/>
          <w:w w:val="105"/>
        </w:rPr>
        <w:t xml:space="preserve"> </w:t>
      </w:r>
      <w:r>
        <w:rPr>
          <w:w w:val="105"/>
        </w:rPr>
        <w:t>states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6"/>
          <w:w w:val="105"/>
        </w:rPr>
        <w:t>F</w:t>
      </w:r>
      <w:r>
        <w:rPr>
          <w:spacing w:val="-7"/>
          <w:w w:val="105"/>
        </w:rPr>
        <w:t>e</w:t>
      </w:r>
      <w:r>
        <w:rPr>
          <w:spacing w:val="-6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EVE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AIA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omb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d,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possible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analyze</w:t>
      </w:r>
      <w:r>
        <w:rPr>
          <w:spacing w:val="4"/>
          <w:w w:val="105"/>
        </w:rPr>
        <w:t xml:space="preserve"> </w:t>
      </w:r>
      <w:r>
        <w:rPr>
          <w:w w:val="105"/>
        </w:rPr>
        <w:t>thermal</w:t>
      </w:r>
      <w:r>
        <w:rPr>
          <w:spacing w:val="4"/>
          <w:w w:val="105"/>
        </w:rPr>
        <w:t xml:space="preserve"> </w:t>
      </w:r>
      <w:r>
        <w:rPr>
          <w:w w:val="105"/>
        </w:rPr>
        <w:t>dimming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ideal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fully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izi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43"/>
          <w:w w:val="99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phenomenon</w:t>
      </w:r>
      <w:r>
        <w:rPr>
          <w:spacing w:val="23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d</w:t>
      </w:r>
      <w:r>
        <w:rPr>
          <w:spacing w:val="21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high</w:t>
      </w:r>
      <w:ins w:id="85" w:author="Tom Woods" w:date="2016-01-17T14:09:00Z">
        <w:r w:rsidR="0062710A">
          <w:rPr>
            <w:w w:val="105"/>
          </w:rPr>
          <w:t xml:space="preserve"> spectral </w:t>
        </w:r>
      </w:ins>
      <w:del w:id="86" w:author="Tom Woods" w:date="2016-01-17T14:09:00Z">
        <w:r w:rsidDel="0062710A">
          <w:rPr>
            <w:w w:val="105"/>
          </w:rPr>
          <w:delText>-</w:delText>
        </w:r>
      </w:del>
      <w:r>
        <w:rPr>
          <w:w w:val="105"/>
        </w:rPr>
        <w:t>resolution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hyperspectral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imager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EUV.</w:t>
      </w:r>
    </w:p>
    <w:p w14:paraId="6252D671" w14:textId="77777777" w:rsidR="00FB4955" w:rsidRDefault="00FB4955">
      <w:pPr>
        <w:spacing w:before="9"/>
        <w:rPr>
          <w:rFonts w:ascii="Times New Roman" w:eastAsia="Times New Roman" w:hAnsi="Times New Roman" w:cs="Times New Roman"/>
        </w:rPr>
      </w:pPr>
    </w:p>
    <w:p w14:paraId="1EF9A7DC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jc w:val="both"/>
        <w:rPr>
          <w:b w:val="0"/>
          <w:bCs w:val="0"/>
        </w:rPr>
      </w:pPr>
      <w:bookmarkStart w:id="87" w:name="Obscuration_Dimming"/>
      <w:bookmarkStart w:id="88" w:name="_bookmark19"/>
      <w:bookmarkEnd w:id="87"/>
      <w:bookmarkEnd w:id="88"/>
      <w:r>
        <w:rPr>
          <w:w w:val="110"/>
        </w:rPr>
        <w:t>Obscuration</w:t>
      </w:r>
      <w:r>
        <w:rPr>
          <w:spacing w:val="62"/>
          <w:w w:val="110"/>
        </w:rPr>
        <w:t xml:space="preserve"> </w:t>
      </w:r>
      <w:r>
        <w:rPr>
          <w:w w:val="110"/>
        </w:rPr>
        <w:t>Dimming</w:t>
      </w:r>
    </w:p>
    <w:p w14:paraId="6AA97198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77C9C9" w14:textId="77777777" w:rsidR="00FB4955" w:rsidRDefault="00FB4955">
      <w:pPr>
        <w:spacing w:before="9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B84D745" w14:textId="77777777" w:rsidR="00FB4955" w:rsidRDefault="00E6617D">
      <w:pPr>
        <w:pStyle w:val="BodyText"/>
        <w:spacing w:line="257" w:lineRule="auto"/>
        <w:ind w:right="118"/>
        <w:jc w:val="both"/>
      </w:pPr>
      <w:r>
        <w:rPr>
          <w:w w:val="105"/>
        </w:rPr>
        <w:t>Figure</w:t>
      </w:r>
      <w:r>
        <w:rPr>
          <w:spacing w:val="50"/>
          <w:w w:val="105"/>
        </w:rPr>
        <w:t xml:space="preserve"> </w:t>
      </w:r>
      <w:r>
        <w:rPr>
          <w:w w:val="105"/>
        </w:rPr>
        <w:t>3.5:</w:t>
      </w:r>
      <w:r>
        <w:rPr>
          <w:spacing w:val="47"/>
          <w:w w:val="105"/>
        </w:rPr>
        <w:t xml:space="preserve"> </w:t>
      </w:r>
      <w:bookmarkStart w:id="89" w:name="_bookmark20"/>
      <w:bookmarkEnd w:id="89"/>
      <w:r>
        <w:rPr>
          <w:spacing w:val="-2"/>
          <w:w w:val="105"/>
        </w:rPr>
        <w:t>Sc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ic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process</w:t>
      </w:r>
      <w:r>
        <w:rPr>
          <w:spacing w:val="51"/>
          <w:w w:val="105"/>
        </w:rPr>
        <w:t xml:space="preserve"> </w:t>
      </w:r>
      <w:r>
        <w:rPr>
          <w:w w:val="105"/>
        </w:rPr>
        <w:t>of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urat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50"/>
          <w:w w:val="105"/>
        </w:rPr>
        <w:t xml:space="preserve"> </w:t>
      </w:r>
      <w:r>
        <w:rPr>
          <w:w w:val="105"/>
        </w:rPr>
        <w:t>dimming.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105"/>
        </w:rPr>
        <w:t xml:space="preserve"> </w:t>
      </w:r>
      <w:r>
        <w:rPr>
          <w:spacing w:val="-2"/>
          <w:w w:val="105"/>
        </w:rPr>
        <w:t>fil</w:t>
      </w:r>
      <w:r>
        <w:rPr>
          <w:spacing w:val="-1"/>
          <w:w w:val="105"/>
        </w:rPr>
        <w:t>am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51"/>
          <w:w w:val="105"/>
        </w:rPr>
        <w:t xml:space="preserve"> </w:t>
      </w:r>
      <w:r>
        <w:rPr>
          <w:w w:val="105"/>
        </w:rPr>
        <w:t>previously</w:t>
      </w:r>
      <w:r>
        <w:rPr>
          <w:spacing w:val="55"/>
          <w:w w:val="104"/>
        </w:rPr>
        <w:t xml:space="preserve"> </w:t>
      </w:r>
      <w:r>
        <w:rPr>
          <w:w w:val="105"/>
        </w:rPr>
        <w:t>obscuring</w:t>
      </w:r>
      <w:r>
        <w:rPr>
          <w:spacing w:val="46"/>
          <w:w w:val="105"/>
        </w:rPr>
        <w:t xml:space="preserve"> </w:t>
      </w:r>
      <w:r>
        <w:rPr>
          <w:w w:val="105"/>
        </w:rPr>
        <w:t>only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quiet</w:t>
      </w:r>
      <w:r>
        <w:rPr>
          <w:spacing w:val="47"/>
          <w:w w:val="105"/>
        </w:rPr>
        <w:t xml:space="preserve"> </w:t>
      </w:r>
      <w:r>
        <w:rPr>
          <w:w w:val="105"/>
        </w:rPr>
        <w:t>Sun</w:t>
      </w:r>
      <w:r>
        <w:rPr>
          <w:spacing w:val="46"/>
          <w:w w:val="105"/>
        </w:rPr>
        <w:t xml:space="preserve"> </w:t>
      </w:r>
      <w:r>
        <w:rPr>
          <w:w w:val="105"/>
        </w:rPr>
        <w:t>(left)</w:t>
      </w:r>
      <w:r>
        <w:rPr>
          <w:spacing w:val="47"/>
          <w:w w:val="105"/>
        </w:rPr>
        <w:t xml:space="preserve"> </w:t>
      </w:r>
      <w:r>
        <w:rPr>
          <w:w w:val="105"/>
        </w:rPr>
        <w:t>expands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spacing w:val="-3"/>
          <w:w w:val="105"/>
        </w:rPr>
        <w:t>m</w:t>
      </w:r>
      <w:r>
        <w:rPr>
          <w:spacing w:val="-4"/>
          <w:w w:val="105"/>
        </w:rPr>
        <w:t>o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es</w:t>
      </w:r>
      <w:r>
        <w:rPr>
          <w:spacing w:val="46"/>
          <w:w w:val="105"/>
        </w:rPr>
        <w:t xml:space="preserve"> </w:t>
      </w:r>
      <w:r>
        <w:rPr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spacing w:val="-3"/>
          <w:w w:val="105"/>
        </w:rPr>
        <w:t>f</w:t>
      </w:r>
      <w:r>
        <w:rPr>
          <w:spacing w:val="-2"/>
          <w:w w:val="105"/>
        </w:rPr>
        <w:t>ront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flare</w:t>
      </w:r>
      <w:r>
        <w:rPr>
          <w:spacing w:val="47"/>
          <w:w w:val="105"/>
        </w:rPr>
        <w:t xml:space="preserve"> </w:t>
      </w:r>
      <w:r>
        <w:rPr>
          <w:w w:val="105"/>
        </w:rPr>
        <w:t>arcade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(r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ght).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28"/>
        </w:rPr>
        <w:t xml:space="preserve"> </w:t>
      </w:r>
      <w:r>
        <w:rPr>
          <w:w w:val="105"/>
        </w:rPr>
        <w:t>results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decreased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2"/>
          <w:w w:val="105"/>
        </w:rPr>
        <w:t xml:space="preserve"> </w:t>
      </w:r>
      <w:r>
        <w:rPr>
          <w:w w:val="105"/>
        </w:rPr>
        <w:t>emission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flare</w:t>
      </w:r>
      <w:r>
        <w:rPr>
          <w:spacing w:val="12"/>
          <w:w w:val="105"/>
        </w:rPr>
        <w:t xml:space="preserve"> </w:t>
      </w:r>
      <w:r>
        <w:rPr>
          <w:w w:val="105"/>
        </w:rPr>
        <w:t>arcade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-3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where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fil</w:t>
      </w:r>
      <w:r>
        <w:rPr>
          <w:spacing w:val="-1"/>
          <w:w w:val="105"/>
        </w:rPr>
        <w:t>am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</w:rPr>
        <w:t xml:space="preserve"> </w:t>
      </w:r>
      <w:r>
        <w:rPr>
          <w:w w:val="105"/>
        </w:rPr>
        <w:t>optically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th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k.</w:t>
      </w:r>
    </w:p>
    <w:p w14:paraId="62435532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14:paraId="4C285088" w14:textId="77777777" w:rsidR="00FB4955" w:rsidRDefault="00E6617D">
      <w:pPr>
        <w:spacing w:line="200" w:lineRule="atLeast"/>
        <w:ind w:left="2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CB150DF" wp14:editId="69786E19">
            <wp:extent cx="2716529" cy="18774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529" cy="18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46D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229BED54" w14:textId="77777777" w:rsidR="00FB4955" w:rsidRDefault="00FB495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52EC804A" w14:textId="26306373" w:rsidR="00FB4955" w:rsidRDefault="00E6617D">
      <w:pPr>
        <w:pStyle w:val="BodyText"/>
        <w:spacing w:line="480" w:lineRule="atLeast"/>
        <w:ind w:right="119" w:firstLine="576"/>
        <w:jc w:val="both"/>
      </w:pP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ysical</w:t>
      </w:r>
      <w:r>
        <w:rPr>
          <w:spacing w:val="29"/>
          <w:w w:val="110"/>
        </w:rPr>
        <w:t xml:space="preserve"> </w:t>
      </w:r>
      <w:r>
        <w:rPr>
          <w:w w:val="110"/>
        </w:rPr>
        <w:t>process</w:t>
      </w:r>
      <w:r>
        <w:rPr>
          <w:spacing w:val="29"/>
          <w:w w:val="110"/>
        </w:rPr>
        <w:t xml:space="preserve"> </w:t>
      </w:r>
      <w:r>
        <w:rPr>
          <w:w w:val="110"/>
        </w:rPr>
        <w:t>that</w:t>
      </w:r>
      <w:r>
        <w:rPr>
          <w:spacing w:val="29"/>
          <w:w w:val="110"/>
        </w:rPr>
        <w:t xml:space="preserve"> </w:t>
      </w:r>
      <w:r>
        <w:rPr>
          <w:w w:val="110"/>
        </w:rPr>
        <w:t>results</w:t>
      </w:r>
      <w:r>
        <w:rPr>
          <w:spacing w:val="29"/>
          <w:w w:val="110"/>
        </w:rPr>
        <w:t xml:space="preserve"> </w:t>
      </w:r>
      <w:r>
        <w:rPr>
          <w:w w:val="110"/>
        </w:rPr>
        <w:t>in</w:t>
      </w:r>
      <w:r>
        <w:rPr>
          <w:spacing w:val="30"/>
          <w:w w:val="110"/>
        </w:rPr>
        <w:t xml:space="preserve"> </w:t>
      </w:r>
      <w:r>
        <w:rPr>
          <w:spacing w:val="-1"/>
          <w:w w:val="110"/>
        </w:rPr>
        <w:t>appar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29"/>
          <w:w w:val="110"/>
        </w:rPr>
        <w:t xml:space="preserve"> </w:t>
      </w:r>
      <w:r>
        <w:rPr>
          <w:w w:val="110"/>
        </w:rPr>
        <w:t>dimming</w:t>
      </w:r>
      <w:r>
        <w:rPr>
          <w:spacing w:val="29"/>
          <w:w w:val="110"/>
        </w:rPr>
        <w:t xml:space="preserve"> </w:t>
      </w:r>
      <w:r>
        <w:rPr>
          <w:w w:val="110"/>
        </w:rPr>
        <w:t>here</w:t>
      </w:r>
      <w:r>
        <w:rPr>
          <w:spacing w:val="29"/>
          <w:w w:val="110"/>
        </w:rPr>
        <w:t xml:space="preserve"> </w:t>
      </w:r>
      <w:r>
        <w:rPr>
          <w:w w:val="110"/>
        </w:rPr>
        <w:t>is</w:t>
      </w:r>
      <w:r>
        <w:rPr>
          <w:spacing w:val="29"/>
          <w:w w:val="110"/>
        </w:rPr>
        <w:t xml:space="preserve"> </w:t>
      </w:r>
      <w:r>
        <w:rPr>
          <w:w w:val="110"/>
        </w:rPr>
        <w:t>material</w:t>
      </w:r>
      <w:r>
        <w:rPr>
          <w:spacing w:val="30"/>
          <w:w w:val="110"/>
        </w:rPr>
        <w:t xml:space="preserve"> </w:t>
      </w:r>
      <w:r>
        <w:rPr>
          <w:w w:val="110"/>
        </w:rPr>
        <w:t>that</w:t>
      </w:r>
      <w:r>
        <w:rPr>
          <w:spacing w:val="29"/>
          <w:w w:val="110"/>
        </w:rPr>
        <w:t xml:space="preserve"> </w:t>
      </w:r>
      <w:r>
        <w:rPr>
          <w:w w:val="110"/>
        </w:rPr>
        <w:t>is</w:t>
      </w:r>
      <w:r>
        <w:rPr>
          <w:spacing w:val="29"/>
          <w:w w:val="110"/>
        </w:rPr>
        <w:t xml:space="preserve"> </w:t>
      </w:r>
      <w:r>
        <w:rPr>
          <w:spacing w:val="-1"/>
          <w:w w:val="110"/>
        </w:rPr>
        <w:t>dar</w:t>
      </w:r>
      <w:r>
        <w:rPr>
          <w:spacing w:val="-2"/>
          <w:w w:val="110"/>
        </w:rPr>
        <w:t>k</w:t>
      </w:r>
      <w:r>
        <w:rPr>
          <w:spacing w:val="30"/>
          <w:w w:val="110"/>
        </w:rPr>
        <w:t xml:space="preserve"> </w:t>
      </w:r>
      <w:r>
        <w:rPr>
          <w:w w:val="110"/>
        </w:rPr>
        <w:t>in</w:t>
      </w:r>
      <w:r>
        <w:rPr>
          <w:spacing w:val="29"/>
          <w:w w:val="110"/>
        </w:rPr>
        <w:t xml:space="preserve"> </w:t>
      </w:r>
      <w:r>
        <w:rPr>
          <w:w w:val="110"/>
        </w:rPr>
        <w:t>a</w:t>
      </w:r>
      <w:r>
        <w:rPr>
          <w:spacing w:val="25"/>
          <w:w w:val="111"/>
        </w:rPr>
        <w:t xml:space="preserve"> </w:t>
      </w:r>
      <w:r>
        <w:rPr>
          <w:w w:val="110"/>
        </w:rPr>
        <w:t>particular</w:t>
      </w:r>
      <w:r>
        <w:rPr>
          <w:spacing w:val="18"/>
          <w:w w:val="110"/>
        </w:rPr>
        <w:t xml:space="preserve"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vele</w:t>
      </w:r>
      <w:r>
        <w:rPr>
          <w:spacing w:val="-2"/>
          <w:w w:val="110"/>
        </w:rPr>
        <w:t>ngth</w:t>
      </w:r>
      <w:r>
        <w:rPr>
          <w:spacing w:val="18"/>
          <w:w w:val="110"/>
        </w:rPr>
        <w:t xml:space="preserve"> </w:t>
      </w:r>
      <w:r>
        <w:rPr>
          <w:w w:val="110"/>
        </w:rPr>
        <w:t>(e.g.,</w:t>
      </w:r>
      <w:r>
        <w:rPr>
          <w:spacing w:val="23"/>
          <w:w w:val="110"/>
        </w:rPr>
        <w:t xml:space="preserve"> </w:t>
      </w:r>
      <w:r>
        <w:rPr>
          <w:w w:val="110"/>
        </w:rPr>
        <w:t>a</w:t>
      </w:r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fil</w:t>
      </w:r>
      <w:r>
        <w:rPr>
          <w:spacing w:val="-1"/>
          <w:w w:val="110"/>
        </w:rPr>
        <w:t>am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nt)</w:t>
      </w:r>
      <w:r>
        <w:rPr>
          <w:spacing w:val="18"/>
          <w:w w:val="110"/>
        </w:rPr>
        <w:t xml:space="preserve"> </w:t>
      </w:r>
      <w:r>
        <w:rPr>
          <w:spacing w:val="-3"/>
          <w:w w:val="110"/>
        </w:rPr>
        <w:t>movi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g</w:t>
      </w:r>
      <w:r>
        <w:rPr>
          <w:spacing w:val="19"/>
          <w:w w:val="110"/>
        </w:rPr>
        <w:t xml:space="preserve"> </w:t>
      </w:r>
      <w:r>
        <w:rPr>
          <w:spacing w:val="-1"/>
          <w:w w:val="110"/>
        </w:rPr>
        <w:t>b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wee</w:t>
      </w:r>
      <w:r>
        <w:rPr>
          <w:spacing w:val="-1"/>
          <w:w w:val="110"/>
        </w:rPr>
        <w:t>n</w:t>
      </w:r>
      <w:r>
        <w:rPr>
          <w:spacing w:val="18"/>
          <w:w w:val="110"/>
        </w:rPr>
        <w:t xml:space="preserve"> </w:t>
      </w:r>
      <w:ins w:id="90" w:author="Tom Woods" w:date="2016-01-17T14:09:00Z">
        <w:r w:rsidR="0062710A">
          <w:rPr>
            <w:spacing w:val="18"/>
            <w:w w:val="110"/>
          </w:rPr>
          <w:t xml:space="preserve">lower </w:t>
        </w:r>
      </w:ins>
      <w:r>
        <w:rPr>
          <w:spacing w:val="-1"/>
          <w:w w:val="110"/>
        </w:rPr>
        <w:t>br</w:t>
      </w:r>
      <w:r>
        <w:rPr>
          <w:spacing w:val="-2"/>
          <w:w w:val="110"/>
        </w:rPr>
        <w:t>igh</w:t>
      </w:r>
      <w:r>
        <w:rPr>
          <w:spacing w:val="-1"/>
          <w:w w:val="110"/>
        </w:rPr>
        <w:t>t</w:t>
      </w:r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m</w:t>
      </w:r>
      <w:r>
        <w:rPr>
          <w:spacing w:val="-1"/>
          <w:w w:val="110"/>
        </w:rPr>
        <w:t>at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ial</w:t>
      </w:r>
      <w:r>
        <w:rPr>
          <w:spacing w:val="18"/>
          <w:w w:val="110"/>
        </w:rPr>
        <w:t xml:space="preserve"> </w:t>
      </w:r>
      <w:r>
        <w:rPr>
          <w:w w:val="110"/>
        </w:rPr>
        <w:t>(e.g.,</w:t>
      </w:r>
      <w:r>
        <w:rPr>
          <w:spacing w:val="23"/>
          <w:w w:val="110"/>
        </w:rPr>
        <w:t xml:space="preserve"> </w:t>
      </w:r>
      <w:r>
        <w:rPr>
          <w:w w:val="110"/>
        </w:rPr>
        <w:t>flare</w:t>
      </w:r>
      <w:r>
        <w:rPr>
          <w:spacing w:val="19"/>
          <w:w w:val="110"/>
        </w:rPr>
        <w:t xml:space="preserve"> </w:t>
      </w:r>
      <w:r>
        <w:rPr>
          <w:w w:val="110"/>
        </w:rPr>
        <w:t>arcade)</w:t>
      </w:r>
      <w:r>
        <w:rPr>
          <w:spacing w:val="18"/>
          <w:w w:val="110"/>
        </w:rPr>
        <w:t xml:space="preserve"> </w:t>
      </w:r>
      <w:r>
        <w:rPr>
          <w:w w:val="110"/>
        </w:rPr>
        <w:t>and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spacing w:val="-2"/>
          <w:w w:val="110"/>
        </w:rPr>
        <w:t>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</w:t>
      </w:r>
      <w:r>
        <w:rPr>
          <w:spacing w:val="16"/>
          <w:w w:val="110"/>
        </w:rPr>
        <w:t xml:space="preserve"> </w:t>
      </w:r>
      <w:r>
        <w:rPr>
          <w:spacing w:val="-1"/>
          <w:w w:val="110"/>
        </w:rPr>
        <w:t>(F</w:t>
      </w:r>
      <w:r>
        <w:rPr>
          <w:spacing w:val="-2"/>
          <w:w w:val="110"/>
        </w:rPr>
        <w:t>igu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16"/>
          <w:w w:val="110"/>
        </w:rPr>
        <w:t xml:space="preserve"> </w:t>
      </w:r>
      <w:r>
        <w:rPr>
          <w:w w:val="110"/>
        </w:rPr>
        <w:t>3.5).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16"/>
          <w:w w:val="110"/>
        </w:rPr>
        <w:t xml:space="preserve"> </w:t>
      </w:r>
      <w:r>
        <w:rPr>
          <w:w w:val="110"/>
        </w:rPr>
        <w:t>optically</w:t>
      </w:r>
      <w:r>
        <w:rPr>
          <w:spacing w:val="16"/>
          <w:w w:val="110"/>
        </w:rPr>
        <w:t xml:space="preserve"> </w:t>
      </w:r>
      <w:r>
        <w:rPr>
          <w:spacing w:val="-2"/>
          <w:w w:val="110"/>
        </w:rPr>
        <w:t>th</w:t>
      </w:r>
      <w:r>
        <w:rPr>
          <w:spacing w:val="-3"/>
          <w:w w:val="110"/>
        </w:rPr>
        <w:t>ick</w:t>
      </w:r>
      <w:r>
        <w:rPr>
          <w:spacing w:val="16"/>
          <w:w w:val="110"/>
        </w:rPr>
        <w:t xml:space="preserve"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vele</w:t>
      </w:r>
      <w:r>
        <w:rPr>
          <w:spacing w:val="-2"/>
          <w:w w:val="110"/>
        </w:rPr>
        <w:t>ngth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,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dark</w:t>
      </w:r>
      <w:r>
        <w:rPr>
          <w:spacing w:val="16"/>
          <w:w w:val="110"/>
        </w:rPr>
        <w:t xml:space="preserve"> </w:t>
      </w:r>
      <w:r>
        <w:rPr>
          <w:w w:val="110"/>
        </w:rPr>
        <w:t>plasma</w:t>
      </w:r>
      <w:r>
        <w:rPr>
          <w:spacing w:val="16"/>
          <w:w w:val="110"/>
        </w:rPr>
        <w:t xml:space="preserve"> </w:t>
      </w:r>
      <w:r>
        <w:rPr>
          <w:w w:val="110"/>
        </w:rPr>
        <w:t>absorbs</w:t>
      </w:r>
      <w:r>
        <w:rPr>
          <w:spacing w:val="16"/>
          <w:w w:val="110"/>
        </w:rPr>
        <w:t xml:space="preserve"> </w:t>
      </w:r>
      <w:r>
        <w:rPr>
          <w:w w:val="110"/>
        </w:rPr>
        <w:t>some</w:t>
      </w:r>
      <w:r>
        <w:rPr>
          <w:spacing w:val="16"/>
          <w:w w:val="110"/>
        </w:rPr>
        <w:t xml:space="preserve"> </w:t>
      </w:r>
      <w:r>
        <w:rPr>
          <w:w w:val="110"/>
        </w:rPr>
        <w:t>of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99"/>
        </w:rPr>
        <w:t xml:space="preserve"> </w:t>
      </w:r>
      <w:r>
        <w:rPr>
          <w:spacing w:val="-1"/>
          <w:w w:val="110"/>
        </w:rPr>
        <w:t>br</w:t>
      </w:r>
      <w:r>
        <w:rPr>
          <w:spacing w:val="-2"/>
          <w:w w:val="110"/>
        </w:rPr>
        <w:t>igh</w:t>
      </w:r>
      <w:r>
        <w:rPr>
          <w:spacing w:val="-1"/>
          <w:w w:val="110"/>
        </w:rPr>
        <w:t>t</w:t>
      </w:r>
      <w:r>
        <w:rPr>
          <w:spacing w:val="-3"/>
          <w:w w:val="110"/>
        </w:rPr>
        <w:t xml:space="preserve"> </w:t>
      </w:r>
      <w:r>
        <w:rPr>
          <w:w w:val="110"/>
        </w:rPr>
        <w:t>emission, resulting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an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appar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ec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 xml:space="preserve">ease </w:t>
      </w:r>
      <w:r>
        <w:rPr>
          <w:w w:val="110"/>
        </w:rPr>
        <w:t>in</w:t>
      </w:r>
      <w:r>
        <w:rPr>
          <w:spacing w:val="-2"/>
          <w:w w:val="110"/>
        </w:rPr>
        <w:t xml:space="preserve"> </w:t>
      </w:r>
      <w:r>
        <w:rPr>
          <w:w w:val="110"/>
        </w:rPr>
        <w:t>emission.</w:t>
      </w:r>
      <w:r>
        <w:rPr>
          <w:spacing w:val="26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spacing w:val="-3"/>
          <w:w w:val="110"/>
        </w:rPr>
        <w:t>slow</w:t>
      </w:r>
      <w:r>
        <w:rPr>
          <w:spacing w:val="-2"/>
          <w:w w:val="110"/>
        </w:rPr>
        <w:t xml:space="preserve"> </w:t>
      </w:r>
      <w:r>
        <w:rPr>
          <w:w w:val="110"/>
        </w:rPr>
        <w:t>draining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w w:val="110"/>
        </w:rPr>
        <w:t>plasma</w:t>
      </w:r>
      <w:r>
        <w:rPr>
          <w:spacing w:val="-2"/>
          <w:w w:val="110"/>
        </w:rPr>
        <w:t xml:space="preserve"> b</w:t>
      </w:r>
      <w:r>
        <w:rPr>
          <w:spacing w:val="-3"/>
          <w:w w:val="110"/>
        </w:rPr>
        <w:t>ack</w:t>
      </w:r>
      <w:r>
        <w:rPr>
          <w:spacing w:val="25"/>
          <w:w w:val="104"/>
        </w:rPr>
        <w:t xml:space="preserve"> </w:t>
      </w:r>
      <w:r>
        <w:rPr>
          <w:w w:val="110"/>
        </w:rPr>
        <w:t>to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corona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w w:val="110"/>
        </w:rPr>
        <w:t>obscure</w:t>
      </w:r>
      <w:r>
        <w:rPr>
          <w:spacing w:val="-1"/>
          <w:w w:val="110"/>
        </w:rPr>
        <w:t xml:space="preserve"> </w:t>
      </w:r>
      <w:r>
        <w:rPr>
          <w:w w:val="110"/>
        </w:rPr>
        <w:t>underlying</w:t>
      </w:r>
      <w:r>
        <w:rPr>
          <w:spacing w:val="-2"/>
          <w:w w:val="110"/>
        </w:rPr>
        <w:t xml:space="preserve"> </w:t>
      </w:r>
      <w:r>
        <w:rPr>
          <w:w w:val="110"/>
        </w:rPr>
        <w:t xml:space="preserve">emission </w:t>
      </w:r>
      <w:r>
        <w:rPr>
          <w:spacing w:val="-2"/>
          <w:w w:val="110"/>
        </w:rPr>
        <w:t>for</w:t>
      </w:r>
      <w:r>
        <w:rPr>
          <w:spacing w:val="-1"/>
          <w:w w:val="110"/>
        </w:rPr>
        <w:t xml:space="preserve"> h</w:t>
      </w:r>
      <w:r>
        <w:rPr>
          <w:spacing w:val="-2"/>
          <w:w w:val="110"/>
        </w:rPr>
        <w:t>ou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,</w:t>
      </w:r>
      <w:r>
        <w:rPr>
          <w:w w:val="110"/>
        </w:rPr>
        <w:t xml:space="preserve"> and</w:t>
      </w:r>
      <w:r>
        <w:rPr>
          <w:spacing w:val="-2"/>
          <w:w w:val="110"/>
        </w:rPr>
        <w:t xml:space="preserve"> </w:t>
      </w:r>
      <w:r>
        <w:rPr>
          <w:w w:val="110"/>
        </w:rPr>
        <w:t>absorption</w:t>
      </w:r>
      <w:r>
        <w:rPr>
          <w:spacing w:val="-1"/>
          <w:w w:val="110"/>
        </w:rPr>
        <w:t xml:space="preserve"> </w:t>
      </w:r>
      <w:r>
        <w:rPr>
          <w:w w:val="110"/>
        </w:rPr>
        <w:t>can</w:t>
      </w:r>
      <w:r>
        <w:rPr>
          <w:spacing w:val="-2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1"/>
          <w:w w:val="110"/>
        </w:rPr>
        <w:t xml:space="preserve"> </w:t>
      </w:r>
      <w:r>
        <w:rPr>
          <w:spacing w:val="-2"/>
          <w:w w:val="110"/>
        </w:rPr>
        <w:t>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spacing w:val="1"/>
          <w:w w:val="110"/>
        </w:rPr>
        <w:t>b</w:t>
      </w:r>
      <w:r>
        <w:rPr>
          <w:w w:val="110"/>
        </w:rPr>
        <w:t>ot</w:t>
      </w:r>
      <w:r>
        <w:rPr>
          <w:spacing w:val="1"/>
          <w:w w:val="110"/>
        </w:rPr>
        <w:t>h</w:t>
      </w:r>
      <w:r>
        <w:rPr>
          <w:spacing w:val="22"/>
          <w:w w:val="110"/>
        </w:rPr>
        <w:t xml:space="preserve"> </w:t>
      </w:r>
      <w:r>
        <w:rPr>
          <w:w w:val="110"/>
        </w:rPr>
        <w:t>coronal</w:t>
      </w:r>
      <w:r>
        <w:rPr>
          <w:spacing w:val="2"/>
          <w:w w:val="110"/>
        </w:rPr>
        <w:t xml:space="preserve"> </w:t>
      </w:r>
      <w:r>
        <w:rPr>
          <w:w w:val="110"/>
        </w:rPr>
        <w:t>and</w:t>
      </w:r>
      <w:r>
        <w:rPr>
          <w:spacing w:val="3"/>
          <w:w w:val="110"/>
        </w:rPr>
        <w:t xml:space="preserve"> </w:t>
      </w:r>
      <w:proofErr w:type="spellStart"/>
      <w:r>
        <w:rPr>
          <w:spacing w:val="-2"/>
          <w:w w:val="110"/>
        </w:rPr>
        <w:t>c</w:t>
      </w:r>
      <w:r>
        <w:rPr>
          <w:spacing w:val="-1"/>
          <w:w w:val="110"/>
        </w:rPr>
        <w:t>hr</w:t>
      </w:r>
      <w:r>
        <w:rPr>
          <w:spacing w:val="-2"/>
          <w:w w:val="110"/>
        </w:rPr>
        <w:t>omos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ic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lines</w:t>
      </w:r>
      <w:r>
        <w:rPr>
          <w:spacing w:val="3"/>
          <w:w w:val="110"/>
        </w:rPr>
        <w:t xml:space="preserve"> </w:t>
      </w:r>
      <w:r>
        <w:rPr>
          <w:w w:val="110"/>
        </w:rPr>
        <w:t>(e.g.,</w:t>
      </w:r>
      <w:r>
        <w:rPr>
          <w:spacing w:val="6"/>
          <w:w w:val="110"/>
        </w:rPr>
        <w:t xml:space="preserve"> </w:t>
      </w:r>
      <w:r>
        <w:rPr>
          <w:w w:val="110"/>
        </w:rPr>
        <w:t>Gilbert</w:t>
      </w:r>
      <w:r>
        <w:rPr>
          <w:spacing w:val="3"/>
          <w:w w:val="110"/>
        </w:rPr>
        <w:t xml:space="preserve"> </w:t>
      </w:r>
      <w:r>
        <w:rPr>
          <w:w w:val="110"/>
        </w:rPr>
        <w:t>et</w:t>
      </w:r>
      <w:r>
        <w:rPr>
          <w:spacing w:val="4"/>
          <w:w w:val="110"/>
        </w:rPr>
        <w:t xml:space="preserve"> </w:t>
      </w:r>
      <w:r>
        <w:rPr>
          <w:w w:val="110"/>
        </w:rPr>
        <w:t>al.</w:t>
      </w:r>
      <w:r>
        <w:rPr>
          <w:spacing w:val="2"/>
          <w:w w:val="110"/>
        </w:rPr>
        <w:t xml:space="preserve"> </w:t>
      </w:r>
      <w:r>
        <w:rPr>
          <w:w w:val="110"/>
        </w:rPr>
        <w:t>2013).</w:t>
      </w:r>
      <w:r>
        <w:rPr>
          <w:spacing w:val="44"/>
          <w:w w:val="110"/>
        </w:rPr>
        <w:t xml:space="preserve"> </w:t>
      </w:r>
      <w:r>
        <w:rPr>
          <w:w w:val="110"/>
        </w:rPr>
        <w:t>Although</w:t>
      </w:r>
      <w:r>
        <w:rPr>
          <w:spacing w:val="3"/>
          <w:w w:val="110"/>
        </w:rPr>
        <w:t xml:space="preserve"> </w:t>
      </w:r>
      <w:r>
        <w:rPr>
          <w:w w:val="110"/>
        </w:rPr>
        <w:t>obscuration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spacing w:val="3"/>
          <w:w w:val="110"/>
        </w:rPr>
        <w:t xml:space="preserve"> </w:t>
      </w:r>
      <w:r>
        <w:rPr>
          <w:w w:val="110"/>
        </w:rPr>
        <w:t>can</w:t>
      </w:r>
      <w:r>
        <w:rPr>
          <w:spacing w:val="24"/>
          <w:w w:val="110"/>
        </w:rPr>
        <w:t xml:space="preserve"> </w:t>
      </w:r>
      <w:r>
        <w:rPr>
          <w:w w:val="110"/>
        </w:rPr>
        <w:t>exhibit</w:t>
      </w:r>
      <w:r>
        <w:rPr>
          <w:spacing w:val="-9"/>
          <w:w w:val="110"/>
        </w:rPr>
        <w:t xml:space="preserve"> </w:t>
      </w:r>
      <w:r>
        <w:rPr>
          <w:w w:val="110"/>
        </w:rPr>
        <w:t>time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spatial</w:t>
      </w:r>
      <w:r>
        <w:rPr>
          <w:spacing w:val="-8"/>
          <w:w w:val="110"/>
        </w:rPr>
        <w:t xml:space="preserve"> </w:t>
      </w:r>
      <w:r>
        <w:rPr>
          <w:w w:val="110"/>
        </w:rPr>
        <w:t>scales</w:t>
      </w:r>
      <w:r>
        <w:rPr>
          <w:spacing w:val="-8"/>
          <w:w w:val="110"/>
        </w:rPr>
        <w:t xml:space="preserve"> </w:t>
      </w:r>
      <w:r>
        <w:rPr>
          <w:w w:val="110"/>
        </w:rPr>
        <w:t>comparable</w:t>
      </w:r>
      <w:r>
        <w:rPr>
          <w:spacing w:val="-8"/>
          <w:w w:val="110"/>
        </w:rPr>
        <w:t xml:space="preserve"> </w:t>
      </w:r>
      <w:r>
        <w:rPr>
          <w:w w:val="110"/>
        </w:rPr>
        <w:t>to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more</w:t>
      </w:r>
      <w:r>
        <w:rPr>
          <w:spacing w:val="-8"/>
          <w:w w:val="110"/>
        </w:rPr>
        <w:t xml:space="preserve"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or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-live</w:t>
      </w:r>
      <w:r>
        <w:rPr>
          <w:spacing w:val="-1"/>
          <w:w w:val="110"/>
        </w:rPr>
        <w:t>d</w:t>
      </w:r>
      <w:r>
        <w:rPr>
          <w:spacing w:val="-8"/>
          <w:w w:val="110"/>
        </w:rPr>
        <w:t xml:space="preserve"> </w:t>
      </w:r>
      <w:r>
        <w:rPr>
          <w:w w:val="110"/>
        </w:rPr>
        <w:t>mass-loss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it</w:t>
      </w:r>
      <w:r>
        <w:rPr>
          <w:spacing w:val="-8"/>
          <w:w w:val="110"/>
        </w:rPr>
        <w:t xml:space="preserve"> </w:t>
      </w:r>
      <w:r>
        <w:rPr>
          <w:w w:val="110"/>
        </w:rPr>
        <w:t>is</w:t>
      </w:r>
      <w:r>
        <w:rPr>
          <w:spacing w:val="-8"/>
          <w:w w:val="110"/>
        </w:rPr>
        <w:t xml:space="preserve"> </w:t>
      </w:r>
      <w:r>
        <w:rPr>
          <w:w w:val="110"/>
        </w:rPr>
        <w:t>fairly</w:t>
      </w:r>
      <w:r>
        <w:rPr>
          <w:spacing w:val="25"/>
          <w:w w:val="104"/>
        </w:rPr>
        <w:t xml:space="preserve"> 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</w:t>
      </w:r>
      <w:r>
        <w:rPr>
          <w:spacing w:val="-2"/>
          <w:w w:val="110"/>
        </w:rPr>
        <w:t>aigh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forw</w:t>
      </w:r>
      <w:r>
        <w:rPr>
          <w:spacing w:val="-1"/>
          <w:w w:val="110"/>
        </w:rPr>
        <w:t>ard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ify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ab</w:t>
      </w:r>
      <w:r>
        <w:rPr>
          <w:spacing w:val="-2"/>
          <w:w w:val="110"/>
        </w:rPr>
        <w:t>sor</w:t>
      </w:r>
      <w:r>
        <w:rPr>
          <w:spacing w:val="-1"/>
          <w:w w:val="110"/>
        </w:rPr>
        <w:t>pt</w:t>
      </w:r>
      <w:r>
        <w:rPr>
          <w:spacing w:val="-2"/>
          <w:w w:val="110"/>
        </w:rPr>
        <w:t>ion</w:t>
      </w:r>
      <w:r>
        <w:rPr>
          <w:spacing w:val="11"/>
          <w:w w:val="110"/>
        </w:rPr>
        <w:t xml:space="preserve"> </w:t>
      </w:r>
      <w:r>
        <w:rPr>
          <w:w w:val="110"/>
        </w:rPr>
        <w:t>signatures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EUV</w:t>
      </w:r>
      <w:r>
        <w:rPr>
          <w:spacing w:val="10"/>
          <w:w w:val="110"/>
        </w:rPr>
        <w:t xml:space="preserve"> </w:t>
      </w:r>
      <w:r>
        <w:rPr>
          <w:w w:val="110"/>
        </w:rPr>
        <w:t>images.</w:t>
      </w:r>
      <w:r>
        <w:rPr>
          <w:spacing w:val="52"/>
          <w:w w:val="110"/>
        </w:rPr>
        <w:t xml:space="preserve"> </w:t>
      </w:r>
      <w:r>
        <w:rPr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m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y</w:t>
      </w:r>
      <w:r>
        <w:rPr>
          <w:spacing w:val="10"/>
          <w:w w:val="110"/>
        </w:rPr>
        <w:t xml:space="preserve"> </w:t>
      </w:r>
      <w:r>
        <w:rPr>
          <w:w w:val="110"/>
        </w:rPr>
        <w:t>also</w:t>
      </w:r>
      <w:r>
        <w:rPr>
          <w:spacing w:val="10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11"/>
          <w:w w:val="110"/>
        </w:rPr>
        <w:t xml:space="preserve"> </w:t>
      </w:r>
      <w:r>
        <w:rPr>
          <w:w w:val="110"/>
        </w:rPr>
        <w:t>possible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43"/>
          <w:w w:val="99"/>
        </w:rPr>
        <w:t xml:space="preserve"> </w:t>
      </w:r>
      <w:r>
        <w:rPr>
          <w:w w:val="110"/>
        </w:rPr>
        <w:t>ide</w:t>
      </w:r>
      <w:r>
        <w:rPr>
          <w:spacing w:val="-6"/>
          <w:w w:val="110"/>
        </w:rPr>
        <w:t>n</w:t>
      </w:r>
      <w:r>
        <w:rPr>
          <w:w w:val="110"/>
        </w:rPr>
        <w:t>tify</w:t>
      </w:r>
      <w:r>
        <w:rPr>
          <w:spacing w:val="-21"/>
          <w:w w:val="110"/>
        </w:rPr>
        <w:t xml:space="preserve"> </w:t>
      </w:r>
      <w:r>
        <w:rPr>
          <w:w w:val="110"/>
        </w:rPr>
        <w:t>this</w:t>
      </w:r>
      <w:r>
        <w:rPr>
          <w:spacing w:val="-20"/>
          <w:w w:val="110"/>
        </w:rPr>
        <w:t xml:space="preserve"> </w:t>
      </w:r>
      <w:r>
        <w:rPr>
          <w:w w:val="110"/>
        </w:rPr>
        <w:t>phenomenon</w:t>
      </w:r>
      <w:r>
        <w:rPr>
          <w:spacing w:val="-20"/>
          <w:w w:val="110"/>
        </w:rPr>
        <w:t xml:space="preserve"> </w:t>
      </w:r>
      <w:r>
        <w:rPr>
          <w:w w:val="110"/>
        </w:rPr>
        <w:t>with</w:t>
      </w:r>
      <w:r>
        <w:rPr>
          <w:spacing w:val="-20"/>
          <w:w w:val="110"/>
        </w:rPr>
        <w:t xml:space="preserve"> </w:t>
      </w:r>
      <w:r>
        <w:rPr>
          <w:w w:val="110"/>
        </w:rPr>
        <w:t>EVE</w:t>
      </w:r>
      <w:r>
        <w:rPr>
          <w:spacing w:val="-20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w w:val="110"/>
        </w:rPr>
        <w:t>s</w:t>
      </w:r>
      <w:r>
        <w:rPr>
          <w:spacing w:val="-2"/>
          <w:w w:val="110"/>
        </w:rPr>
        <w:t>i</w:t>
      </w:r>
      <w:r>
        <w:rPr>
          <w:w w:val="110"/>
        </w:rPr>
        <w:t>ng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He</w:t>
      </w:r>
      <w:r>
        <w:rPr>
          <w:spacing w:val="-20"/>
          <w:w w:val="110"/>
        </w:rPr>
        <w:t xml:space="preserve"> </w:t>
      </w:r>
      <w:r>
        <w:rPr>
          <w:spacing w:val="5"/>
          <w:w w:val="110"/>
        </w:rPr>
        <w:t>I</w:t>
      </w:r>
      <w:r>
        <w:rPr>
          <w:w w:val="110"/>
        </w:rPr>
        <w:t>I</w:t>
      </w:r>
      <w:r>
        <w:rPr>
          <w:spacing w:val="-20"/>
          <w:w w:val="110"/>
        </w:rPr>
        <w:t xml:space="preserve"> </w:t>
      </w:r>
      <w:r>
        <w:rPr>
          <w:w w:val="110"/>
        </w:rPr>
        <w:t>256</w:t>
      </w:r>
      <w:r>
        <w:rPr>
          <w:spacing w:val="-20"/>
          <w:w w:val="110"/>
        </w:rPr>
        <w:t xml:space="preserve"> </w:t>
      </w:r>
      <w:r>
        <w:rPr>
          <w:spacing w:val="-180"/>
          <w:w w:val="110"/>
          <w:position w:val="4"/>
        </w:rPr>
        <w:t>˚</w:t>
      </w:r>
      <w:r>
        <w:rPr>
          <w:w w:val="110"/>
        </w:rPr>
        <w:t>A</w:t>
      </w:r>
      <w:r>
        <w:rPr>
          <w:spacing w:val="-20"/>
          <w:w w:val="110"/>
        </w:rPr>
        <w:t xml:space="preserve"> </w:t>
      </w:r>
      <w:r>
        <w:rPr>
          <w:w w:val="110"/>
        </w:rPr>
        <w:t>and</w:t>
      </w:r>
      <w:r>
        <w:rPr>
          <w:spacing w:val="-20"/>
          <w:w w:val="110"/>
        </w:rPr>
        <w:t xml:space="preserve"> </w:t>
      </w:r>
      <w:r>
        <w:rPr>
          <w:w w:val="110"/>
        </w:rPr>
        <w:t>304</w:t>
      </w:r>
      <w:r>
        <w:rPr>
          <w:spacing w:val="-21"/>
          <w:w w:val="110"/>
        </w:rPr>
        <w:t xml:space="preserve"> </w:t>
      </w:r>
      <w:r>
        <w:rPr>
          <w:spacing w:val="-180"/>
          <w:w w:val="110"/>
          <w:position w:val="4"/>
        </w:rPr>
        <w:t>˚</w:t>
      </w:r>
      <w:r>
        <w:rPr>
          <w:w w:val="110"/>
        </w:rPr>
        <w:t>A</w:t>
      </w:r>
      <w:r>
        <w:rPr>
          <w:spacing w:val="-20"/>
          <w:w w:val="110"/>
        </w:rPr>
        <w:t xml:space="preserve"> </w:t>
      </w:r>
      <w:proofErr w:type="spellStart"/>
      <w:r>
        <w:rPr>
          <w:spacing w:val="-7"/>
          <w:w w:val="110"/>
        </w:rPr>
        <w:t>c</w:t>
      </w:r>
      <w:r>
        <w:rPr>
          <w:w w:val="110"/>
        </w:rPr>
        <w:t>hromospheric</w:t>
      </w:r>
      <w:proofErr w:type="spellEnd"/>
      <w:r>
        <w:rPr>
          <w:spacing w:val="-20"/>
          <w:w w:val="110"/>
        </w:rPr>
        <w:t xml:space="preserve"> </w:t>
      </w:r>
      <w:r>
        <w:rPr>
          <w:w w:val="110"/>
        </w:rPr>
        <w:t>emission</w:t>
      </w:r>
      <w:r>
        <w:rPr>
          <w:spacing w:val="-20"/>
          <w:w w:val="110"/>
        </w:rPr>
        <w:t xml:space="preserve"> </w:t>
      </w:r>
      <w:r>
        <w:rPr>
          <w:w w:val="110"/>
        </w:rPr>
        <w:t>lines</w:t>
      </w:r>
      <w: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k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owle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ge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absorption</w:t>
      </w:r>
      <w:r>
        <w:rPr>
          <w:spacing w:val="-4"/>
          <w:w w:val="110"/>
        </w:rPr>
        <w:t xml:space="preserve"> </w:t>
      </w:r>
      <w:r>
        <w:rPr>
          <w:w w:val="110"/>
        </w:rPr>
        <w:t>cross-section</w:t>
      </w:r>
      <w:r>
        <w:rPr>
          <w:spacing w:val="-5"/>
          <w:w w:val="110"/>
        </w:rPr>
        <w:t xml:space="preserve"> </w:t>
      </w:r>
      <w:r>
        <w:rPr>
          <w:w w:val="110"/>
        </w:rPr>
        <w:t>through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fil</w:t>
      </w:r>
      <w:r>
        <w:rPr>
          <w:spacing w:val="-1"/>
          <w:w w:val="110"/>
        </w:rPr>
        <w:t>am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ntar</w:t>
      </w:r>
      <w:r>
        <w:rPr>
          <w:spacing w:val="-2"/>
          <w:w w:val="110"/>
        </w:rPr>
        <w:t>y</w:t>
      </w:r>
      <w:r>
        <w:rPr>
          <w:spacing w:val="-4"/>
          <w:w w:val="110"/>
        </w:rPr>
        <w:t xml:space="preserve"> </w:t>
      </w:r>
      <w:r>
        <w:rPr>
          <w:w w:val="110"/>
        </w:rPr>
        <w:t>plasma.</w:t>
      </w:r>
      <w:r>
        <w:rPr>
          <w:spacing w:val="25"/>
          <w:w w:val="110"/>
        </w:rPr>
        <w:t xml:space="preserve"> </w:t>
      </w:r>
      <w:r>
        <w:rPr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3.6</w:t>
      </w:r>
      <w:r>
        <w:rPr>
          <w:spacing w:val="-4"/>
          <w:w w:val="110"/>
        </w:rPr>
        <w:t xml:space="preserve"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ows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</w:p>
    <w:p w14:paraId="56026961" w14:textId="77777777" w:rsidR="00FB4955" w:rsidRDefault="00FB4955">
      <w:pPr>
        <w:spacing w:line="480" w:lineRule="atLeast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3591878E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2B0A19D8" w14:textId="77777777" w:rsidR="00FB4955" w:rsidRDefault="00E6617D">
      <w:pPr>
        <w:pStyle w:val="BodyText"/>
        <w:spacing w:before="58" w:line="425" w:lineRule="auto"/>
        <w:ind w:left="120" w:right="117"/>
        <w:jc w:val="both"/>
      </w:pPr>
      <w:proofErr w:type="gramStart"/>
      <w:r>
        <w:rPr>
          <w:w w:val="105"/>
        </w:rPr>
        <w:t>photoionization</w:t>
      </w:r>
      <w:proofErr w:type="gramEnd"/>
      <w:r>
        <w:rPr>
          <w:spacing w:val="27"/>
          <w:w w:val="105"/>
        </w:rPr>
        <w:t xml:space="preserve"> </w:t>
      </w:r>
      <w:r>
        <w:rPr>
          <w:w w:val="105"/>
        </w:rPr>
        <w:t>cross-sections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dom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nant</w:t>
      </w:r>
      <w:r>
        <w:rPr>
          <w:spacing w:val="27"/>
          <w:w w:val="105"/>
        </w:rPr>
        <w:t xml:space="preserve"> </w:t>
      </w:r>
      <w:r>
        <w:rPr>
          <w:w w:val="105"/>
        </w:rPr>
        <w:t>species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solar</w:t>
      </w:r>
      <w:r>
        <w:rPr>
          <w:spacing w:val="28"/>
          <w:w w:val="105"/>
        </w:rPr>
        <w:t xml:space="preserve"> </w:t>
      </w:r>
      <w:r>
        <w:rPr>
          <w:w w:val="105"/>
        </w:rPr>
        <w:t>corona.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Hydr</w:t>
      </w:r>
      <w:r>
        <w:rPr>
          <w:spacing w:val="-2"/>
          <w:w w:val="105"/>
        </w:rPr>
        <w:t>oge</w:t>
      </w:r>
      <w:r>
        <w:rPr>
          <w:spacing w:val="-1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helium</w:t>
      </w:r>
      <w:r>
        <w:rPr>
          <w:spacing w:val="34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ontr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but</w:t>
      </w:r>
      <w:r>
        <w:rPr>
          <w:spacing w:val="-2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w w:val="105"/>
        </w:rPr>
        <w:t>order-of-magnitude</w:t>
      </w:r>
      <w:r>
        <w:rPr>
          <w:spacing w:val="24"/>
          <w:w w:val="105"/>
        </w:rPr>
        <w:t xml:space="preserve"> </w:t>
      </w:r>
      <w:r>
        <w:rPr>
          <w:w w:val="105"/>
        </w:rPr>
        <w:t>more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orpt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than</w:t>
      </w:r>
      <w:r>
        <w:rPr>
          <w:spacing w:val="24"/>
          <w:w w:val="105"/>
        </w:rPr>
        <w:t xml:space="preserve"> </w:t>
      </w:r>
      <w:r>
        <w:rPr>
          <w:w w:val="105"/>
        </w:rPr>
        <w:t>metals</w:t>
      </w:r>
      <w:r>
        <w:rPr>
          <w:rFonts w:cs="Times New Roman"/>
          <w:w w:val="105"/>
          <w:position w:val="8"/>
          <w:sz w:val="16"/>
          <w:szCs w:val="16"/>
        </w:rPr>
        <w:t>2</w:t>
      </w:r>
      <w:r>
        <w:rPr>
          <w:rFonts w:cs="Times New Roman"/>
          <w:spacing w:val="10"/>
          <w:w w:val="105"/>
          <w:position w:val="8"/>
          <w:sz w:val="16"/>
          <w:szCs w:val="16"/>
        </w:rPr>
        <w:t xml:space="preserve"> 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metals</w:t>
      </w:r>
      <w:r>
        <w:rPr>
          <w:spacing w:val="24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10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ignored.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cross-sections</w:t>
      </w:r>
      <w:r>
        <w:rPr>
          <w:spacing w:val="36"/>
          <w:w w:val="105"/>
        </w:rPr>
        <w:t xml:space="preserve"> </w:t>
      </w:r>
      <w:r>
        <w:rPr>
          <w:w w:val="105"/>
        </w:rPr>
        <w:t>are</w:t>
      </w:r>
      <w:r>
        <w:rPr>
          <w:spacing w:val="37"/>
          <w:w w:val="105"/>
        </w:rPr>
        <w:t xml:space="preserve"> </w:t>
      </w:r>
      <w:r>
        <w:rPr>
          <w:w w:val="105"/>
        </w:rPr>
        <w:t>quite</w:t>
      </w:r>
      <w:r>
        <w:rPr>
          <w:spacing w:val="37"/>
          <w:w w:val="105"/>
        </w:rPr>
        <w:t xml:space="preserve"> </w:t>
      </w:r>
      <w:r>
        <w:rPr>
          <w:w w:val="105"/>
        </w:rPr>
        <w:t>steep</w:t>
      </w:r>
      <w:r>
        <w:rPr>
          <w:spacing w:val="37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37"/>
          <w:w w:val="105"/>
        </w:rPr>
        <w:t xml:space="preserve"> </w:t>
      </w:r>
      <w:r>
        <w:rPr>
          <w:w w:val="105"/>
        </w:rPr>
        <w:t>range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w w:val="105"/>
        </w:rPr>
        <w:t>here</w:t>
      </w:r>
      <w:r>
        <w:rPr>
          <w:spacing w:val="37"/>
          <w:w w:val="105"/>
        </w:rPr>
        <w:t xml:space="preserve"> </w:t>
      </w:r>
      <w:r>
        <w:rPr>
          <w:w w:val="105"/>
        </w:rPr>
        <w:t>(roughly</w:t>
      </w:r>
      <w:r>
        <w:rPr>
          <w:spacing w:val="25"/>
          <w:w w:val="104"/>
        </w:rPr>
        <w:t xml:space="preserve"> </w:t>
      </w:r>
      <w:r>
        <w:rPr>
          <w:w w:val="105"/>
        </w:rPr>
        <w:t>150-310</w:t>
      </w:r>
      <w:r>
        <w:rPr>
          <w:spacing w:val="1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A).</w:t>
      </w:r>
      <w:r>
        <w:rPr>
          <w:spacing w:val="14"/>
          <w:w w:val="105"/>
        </w:rPr>
        <w:t xml:space="preserve"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means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appr</w:t>
      </w:r>
      <w:r>
        <w:rPr>
          <w:spacing w:val="-8"/>
          <w:w w:val="105"/>
        </w:rPr>
        <w:t>o</w:t>
      </w:r>
      <w:r>
        <w:rPr>
          <w:w w:val="105"/>
        </w:rPr>
        <w:t>ximately</w:t>
      </w:r>
      <w:r>
        <w:rPr>
          <w:spacing w:val="14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w w:val="105"/>
        </w:rPr>
        <w:t>wice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spacing w:val="-7"/>
          <w:w w:val="105"/>
        </w:rPr>
        <w:t>m</w:t>
      </w:r>
      <w:r>
        <w:rPr>
          <w:w w:val="105"/>
        </w:rPr>
        <w:t>u</w:t>
      </w:r>
      <w:r>
        <w:rPr>
          <w:spacing w:val="-7"/>
          <w:w w:val="105"/>
        </w:rPr>
        <w:t>c</w:t>
      </w:r>
      <w:r>
        <w:rPr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w w:val="105"/>
        </w:rPr>
        <w:t>He</w:t>
      </w:r>
      <w:r>
        <w:rPr>
          <w:spacing w:val="14"/>
          <w:w w:val="105"/>
        </w:rPr>
        <w:t xml:space="preserve"> </w:t>
      </w:r>
      <w:r>
        <w:rPr>
          <w:spacing w:val="5"/>
          <w:w w:val="105"/>
        </w:rPr>
        <w:t>I</w:t>
      </w:r>
      <w:r>
        <w:rPr>
          <w:w w:val="105"/>
        </w:rPr>
        <w:t>I</w:t>
      </w:r>
      <w:r>
        <w:rPr>
          <w:spacing w:val="13"/>
          <w:w w:val="105"/>
        </w:rPr>
        <w:t xml:space="preserve"> </w:t>
      </w:r>
      <w:r>
        <w:rPr>
          <w:w w:val="105"/>
        </w:rPr>
        <w:t>256</w:t>
      </w:r>
      <w:r>
        <w:rPr>
          <w:spacing w:val="1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t</w:t>
      </w:r>
      <w:r>
        <w:rPr>
          <w:spacing w:val="-1"/>
          <w:w w:val="105"/>
        </w:rPr>
        <w:t>h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He</w:t>
      </w:r>
      <w:r>
        <w:rPr>
          <w:spacing w:val="14"/>
          <w:w w:val="105"/>
        </w:rPr>
        <w:t xml:space="preserve"> </w:t>
      </w:r>
      <w:r>
        <w:rPr>
          <w:spacing w:val="4"/>
          <w:w w:val="105"/>
        </w:rPr>
        <w:t>I</w:t>
      </w:r>
      <w:r>
        <w:rPr>
          <w:w w:val="105"/>
        </w:rPr>
        <w:t>I</w:t>
      </w:r>
      <w:r>
        <w:rPr>
          <w:spacing w:val="13"/>
          <w:w w:val="105"/>
        </w:rPr>
        <w:t xml:space="preserve"> </w:t>
      </w:r>
      <w:r>
        <w:rPr>
          <w:w w:val="105"/>
        </w:rPr>
        <w:t>304</w:t>
      </w:r>
      <w:r>
        <w:rPr>
          <w:spacing w:val="13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proofErr w:type="gramStart"/>
      <w:r>
        <w:rPr>
          <w:w w:val="105"/>
        </w:rPr>
        <w:t>A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emission</w:t>
      </w:r>
      <w:r>
        <w:rPr>
          <w:w w:val="104"/>
        </w:rPr>
        <w:t xml:space="preserve"> </w:t>
      </w:r>
      <w:r>
        <w:rPr>
          <w:w w:val="105"/>
        </w:rPr>
        <w:t>will</w:t>
      </w:r>
      <w:r>
        <w:rPr>
          <w:spacing w:val="19"/>
          <w:w w:val="105"/>
        </w:rPr>
        <w:t xml:space="preserve"> </w:t>
      </w:r>
      <w:r>
        <w:rPr>
          <w:w w:val="105"/>
        </w:rPr>
        <w:t>come</w:t>
      </w:r>
      <w:r>
        <w:rPr>
          <w:spacing w:val="20"/>
          <w:w w:val="105"/>
        </w:rPr>
        <w:t xml:space="preserve"> </w:t>
      </w:r>
      <w:r>
        <w:rPr>
          <w:w w:val="105"/>
        </w:rPr>
        <w:t>through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fil</w:t>
      </w:r>
      <w:r>
        <w:rPr>
          <w:spacing w:val="-1"/>
          <w:w w:val="105"/>
        </w:rPr>
        <w:t>am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nt.</w:t>
      </w:r>
      <w:r>
        <w:rPr>
          <w:spacing w:val="50"/>
          <w:w w:val="105"/>
        </w:rPr>
        <w:t xml:space="preserve"> </w:t>
      </w:r>
      <w:r>
        <w:rPr>
          <w:spacing w:val="-2"/>
          <w:w w:val="105"/>
        </w:rPr>
        <w:t>Furth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rmor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mass-loss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lines</w:t>
      </w:r>
      <w:r>
        <w:rPr>
          <w:spacing w:val="20"/>
          <w:w w:val="105"/>
        </w:rPr>
        <w:t xml:space="preserve"> </w:t>
      </w:r>
      <w:r>
        <w:rPr>
          <w:w w:val="105"/>
        </w:rPr>
        <w:t>(e.g.,</w:t>
      </w:r>
      <w:r>
        <w:rPr>
          <w:spacing w:val="20"/>
          <w:w w:val="105"/>
        </w:rPr>
        <w:t xml:space="preserve"> </w:t>
      </w:r>
      <w:r>
        <w:rPr>
          <w:spacing w:val="-9"/>
          <w:w w:val="105"/>
        </w:rPr>
        <w:t>F</w:t>
      </w:r>
      <w:r>
        <w:rPr>
          <w:spacing w:val="-10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IX</w:t>
      </w:r>
      <w:r>
        <w:rPr>
          <w:spacing w:val="20"/>
          <w:w w:val="105"/>
        </w:rPr>
        <w:t xml:space="preserve"> </w:t>
      </w:r>
      <w:r>
        <w:rPr>
          <w:w w:val="105"/>
        </w:rPr>
        <w:t>171</w:t>
      </w:r>
    </w:p>
    <w:p w14:paraId="3D8E4358" w14:textId="77777777" w:rsidR="00FB4955" w:rsidRDefault="00E6617D">
      <w:pPr>
        <w:pStyle w:val="BodyText"/>
        <w:spacing w:line="388" w:lineRule="auto"/>
        <w:ind w:left="120" w:right="118"/>
        <w:jc w:val="both"/>
      </w:pP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195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A)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less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a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ected</w:t>
      </w:r>
      <w:proofErr w:type="spellEnd"/>
      <w:r>
        <w:rPr>
          <w:spacing w:val="20"/>
          <w:w w:val="105"/>
        </w:rPr>
        <w:t xml:space="preserve"> </w:t>
      </w:r>
      <w:r>
        <w:rPr>
          <w:spacing w:val="-6"/>
          <w:w w:val="105"/>
        </w:rPr>
        <w:t>b</w:t>
      </w:r>
      <w:r>
        <w:rPr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obscuration,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w w:val="105"/>
        </w:rPr>
        <w:t>ut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1%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spacing w:val="20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w w:val="105"/>
        </w:rPr>
        <w:t>ould</w:t>
      </w:r>
      <w:r>
        <w:rPr>
          <w:spacing w:val="21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su</w:t>
      </w:r>
      <w:r>
        <w:rPr>
          <w:rFonts w:ascii="Apple Symbols" w:eastAsia="Apple Symbols" w:hAnsi="Apple Symbols" w:cs="Apple Symbols"/>
          <w:w w:val="105"/>
        </w:rPr>
        <w:t>ffi</w:t>
      </w:r>
      <w:r>
        <w:rPr>
          <w:w w:val="105"/>
        </w:rPr>
        <w:t>cie</w:t>
      </w:r>
      <w:r>
        <w:rPr>
          <w:spacing w:val="-6"/>
          <w:w w:val="105"/>
        </w:rPr>
        <w:t>n</w:t>
      </w:r>
      <w:r>
        <w:rPr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cause</w:t>
      </w:r>
      <w:r>
        <w:rPr>
          <w:w w:val="99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”false”</w:t>
      </w:r>
      <w:r>
        <w:rPr>
          <w:spacing w:val="36"/>
          <w:w w:val="105"/>
        </w:rPr>
        <w:t xml:space="preserve"> </w:t>
      </w:r>
      <w:r>
        <w:rPr>
          <w:w w:val="105"/>
        </w:rPr>
        <w:t>detection.</w:t>
      </w:r>
      <w:r>
        <w:rPr>
          <w:spacing w:val="40"/>
          <w:w w:val="105"/>
        </w:rPr>
        <w:t xml:space="preserve"> </w:t>
      </w:r>
      <w:r>
        <w:rPr>
          <w:w w:val="105"/>
        </w:rPr>
        <w:t>It</w:t>
      </w:r>
      <w:r>
        <w:rPr>
          <w:spacing w:val="36"/>
          <w:w w:val="105"/>
        </w:rPr>
        <w:t xml:space="preserve"> </w:t>
      </w:r>
      <w:r>
        <w:rPr>
          <w:w w:val="105"/>
        </w:rPr>
        <w:t>m</w:t>
      </w:r>
      <w:r>
        <w:rPr>
          <w:spacing w:val="-7"/>
          <w:w w:val="105"/>
        </w:rPr>
        <w:t>a</w:t>
      </w:r>
      <w:r>
        <w:rPr>
          <w:w w:val="105"/>
        </w:rPr>
        <w:t>y</w:t>
      </w:r>
      <w:r>
        <w:rPr>
          <w:spacing w:val="36"/>
          <w:w w:val="105"/>
        </w:rPr>
        <w:t xml:space="preserve"> </w:t>
      </w:r>
      <w:r>
        <w:rPr>
          <w:spacing w:val="5"/>
          <w:w w:val="105"/>
        </w:rPr>
        <w:t>b</w:t>
      </w:r>
      <w:r>
        <w:rPr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spacing w:val="5"/>
          <w:w w:val="105"/>
        </w:rPr>
        <w:t>p</w:t>
      </w:r>
      <w:r>
        <w:rPr>
          <w:w w:val="105"/>
        </w:rPr>
        <w:t>ossible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ide</w:t>
      </w:r>
      <w:r>
        <w:rPr>
          <w:spacing w:val="-6"/>
          <w:w w:val="105"/>
        </w:rPr>
        <w:t>n</w:t>
      </w:r>
      <w:r>
        <w:rPr>
          <w:w w:val="105"/>
        </w:rPr>
        <w:t>tify</w:t>
      </w:r>
      <w:r>
        <w:rPr>
          <w:spacing w:val="36"/>
          <w:w w:val="105"/>
        </w:rPr>
        <w:t xml:space="preserve"> </w:t>
      </w:r>
      <w:r>
        <w:rPr>
          <w:w w:val="105"/>
        </w:rPr>
        <w:t>obscuration</w:t>
      </w:r>
      <w:r>
        <w:rPr>
          <w:spacing w:val="36"/>
          <w:w w:val="105"/>
        </w:rPr>
        <w:t xml:space="preserve"> </w:t>
      </w:r>
      <w:r>
        <w:rPr>
          <w:w w:val="105"/>
        </w:rPr>
        <w:t>dimming</w:t>
      </w:r>
      <w:r>
        <w:rPr>
          <w:spacing w:val="37"/>
          <w:w w:val="105"/>
        </w:rPr>
        <w:t xml:space="preserve"> </w:t>
      </w:r>
      <w:r>
        <w:rPr>
          <w:w w:val="105"/>
        </w:rPr>
        <w:t>with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w w:val="105"/>
        </w:rPr>
        <w:t>VE’s</w:t>
      </w:r>
      <w:r>
        <w:rPr>
          <w:spacing w:val="36"/>
          <w:w w:val="105"/>
        </w:rPr>
        <w:t xml:space="preserve"> </w:t>
      </w:r>
      <w:r>
        <w:rPr>
          <w:w w:val="105"/>
        </w:rPr>
        <w:t>256</w:t>
      </w:r>
      <w:r>
        <w:rPr>
          <w:spacing w:val="36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w w:val="110"/>
        </w:rPr>
        <w:t xml:space="preserve"> </w:t>
      </w:r>
      <w:r>
        <w:rPr>
          <w:w w:val="105"/>
        </w:rPr>
        <w:t>304</w:t>
      </w:r>
      <w:r>
        <w:rPr>
          <w:spacing w:val="28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measureme</w:t>
      </w:r>
      <w:r>
        <w:rPr>
          <w:spacing w:val="-6"/>
          <w:w w:val="105"/>
        </w:rPr>
        <w:t>n</w:t>
      </w:r>
      <w:r>
        <w:rPr>
          <w:w w:val="105"/>
        </w:rPr>
        <w:t>ts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determine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05"/>
        </w:rPr>
        <w:t xml:space="preserve"> </w:t>
      </w:r>
      <w:r>
        <w:rPr>
          <w:w w:val="105"/>
        </w:rPr>
        <w:t>obscuration</w:t>
      </w:r>
      <w:r>
        <w:rPr>
          <w:spacing w:val="28"/>
          <w:w w:val="105"/>
        </w:rPr>
        <w:t xml:space="preserve"> </w:t>
      </w:r>
      <w:r>
        <w:rPr>
          <w:w w:val="105"/>
        </w:rPr>
        <w:t>dimming</w:t>
      </w:r>
      <w:r>
        <w:rPr>
          <w:spacing w:val="29"/>
          <w:w w:val="105"/>
        </w:rPr>
        <w:t xml:space="preserve"> </w:t>
      </w:r>
      <w:r>
        <w:rPr>
          <w:w w:val="105"/>
        </w:rPr>
        <w:t>has</w:t>
      </w:r>
      <w:r>
        <w:rPr>
          <w:spacing w:val="28"/>
          <w:w w:val="105"/>
        </w:rPr>
        <w:t xml:space="preserve"> </w:t>
      </w:r>
      <w:r>
        <w:rPr>
          <w:spacing w:val="6"/>
          <w:w w:val="105"/>
        </w:rPr>
        <w:t>o</w:t>
      </w:r>
      <w:r>
        <w:rPr>
          <w:w w:val="105"/>
        </w:rPr>
        <w:t xml:space="preserve">ccurred. </w:t>
      </w:r>
      <w:r>
        <w:rPr>
          <w:spacing w:val="4"/>
          <w:w w:val="105"/>
        </w:rPr>
        <w:t xml:space="preserve"> </w:t>
      </w:r>
      <w:r>
        <w:rPr>
          <w:w w:val="105"/>
        </w:rPr>
        <w:t>H</w:t>
      </w:r>
      <w:r>
        <w:rPr>
          <w:spacing w:val="-8"/>
          <w:w w:val="105"/>
        </w:rPr>
        <w:t>ow</w:t>
      </w:r>
      <w:r>
        <w:rPr>
          <w:w w:val="105"/>
        </w:rPr>
        <w:t>e</w:t>
      </w:r>
      <w:r>
        <w:rPr>
          <w:spacing w:val="-7"/>
          <w:w w:val="105"/>
        </w:rPr>
        <w:t>v</w:t>
      </w:r>
      <w:r>
        <w:rPr>
          <w:w w:val="105"/>
        </w:rPr>
        <w:t>er,</w:t>
      </w:r>
      <w:r>
        <w:rPr>
          <w:spacing w:val="29"/>
          <w:w w:val="105"/>
        </w:rPr>
        <w:t xml:space="preserve"> </w:t>
      </w:r>
      <w:r>
        <w:rPr>
          <w:w w:val="105"/>
        </w:rPr>
        <w:t>further</w:t>
      </w:r>
    </w:p>
    <w:p w14:paraId="15BA5293" w14:textId="77777777" w:rsidR="00FB4955" w:rsidRDefault="00E6617D">
      <w:pPr>
        <w:pStyle w:val="BodyText"/>
        <w:spacing w:before="51"/>
        <w:ind w:left="120"/>
        <w:jc w:val="both"/>
      </w:pPr>
      <w:proofErr w:type="gramStart"/>
      <w:r>
        <w:rPr>
          <w:w w:val="105"/>
        </w:rPr>
        <w:t>analysis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type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required</w:t>
      </w:r>
      <w:r>
        <w:rPr>
          <w:spacing w:val="14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efore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w w:val="105"/>
        </w:rPr>
        <w:t>conclusions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dra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n.</w:t>
      </w:r>
    </w:p>
    <w:p w14:paraId="27FE8F72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BD1CB2C" w14:textId="77777777" w:rsidR="00FB4955" w:rsidRDefault="00E6617D">
      <w:pPr>
        <w:pStyle w:val="BodyText"/>
        <w:spacing w:before="138" w:line="257" w:lineRule="auto"/>
        <w:ind w:left="120" w:right="119"/>
        <w:jc w:val="both"/>
      </w:pPr>
      <w:r>
        <w:rPr>
          <w:w w:val="110"/>
        </w:rPr>
        <w:t>Figure</w:t>
      </w:r>
      <w:r>
        <w:rPr>
          <w:spacing w:val="9"/>
          <w:w w:val="110"/>
        </w:rPr>
        <w:t xml:space="preserve"> </w:t>
      </w:r>
      <w:r>
        <w:rPr>
          <w:w w:val="110"/>
        </w:rPr>
        <w:t>3.6:</w:t>
      </w:r>
      <w:r>
        <w:rPr>
          <w:spacing w:val="24"/>
          <w:w w:val="110"/>
        </w:rPr>
        <w:t xml:space="preserve"> </w:t>
      </w:r>
      <w:bookmarkStart w:id="91" w:name="_bookmark21"/>
      <w:bookmarkEnd w:id="91"/>
      <w:r>
        <w:rPr>
          <w:w w:val="110"/>
        </w:rPr>
        <w:t>Photoionization</w:t>
      </w:r>
      <w:r>
        <w:rPr>
          <w:spacing w:val="9"/>
          <w:w w:val="110"/>
        </w:rPr>
        <w:t xml:space="preserve"> </w:t>
      </w:r>
      <w:r>
        <w:rPr>
          <w:w w:val="110"/>
        </w:rPr>
        <w:t>cross-sections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He</w:t>
      </w:r>
      <w:r>
        <w:rPr>
          <w:spacing w:val="9"/>
          <w:w w:val="110"/>
        </w:rPr>
        <w:t xml:space="preserve"> </w:t>
      </w:r>
      <w:r>
        <w:rPr>
          <w:w w:val="110"/>
        </w:rPr>
        <w:t>I</w:t>
      </w:r>
      <w:r>
        <w:rPr>
          <w:spacing w:val="10"/>
          <w:w w:val="110"/>
        </w:rPr>
        <w:t xml:space="preserve"> </w:t>
      </w:r>
      <w:r>
        <w:rPr>
          <w:w w:val="110"/>
        </w:rPr>
        <w:t>(dot-dashed</w:t>
      </w:r>
      <w:r>
        <w:rPr>
          <w:spacing w:val="9"/>
          <w:w w:val="110"/>
        </w:rPr>
        <w:t xml:space="preserve"> </w:t>
      </w:r>
      <w:r>
        <w:rPr>
          <w:w w:val="110"/>
        </w:rPr>
        <w:t>line),</w:t>
      </w:r>
      <w:r>
        <w:rPr>
          <w:spacing w:val="13"/>
          <w:w w:val="110"/>
        </w:rPr>
        <w:t xml:space="preserve"> </w:t>
      </w:r>
      <w:r>
        <w:rPr>
          <w:w w:val="110"/>
        </w:rPr>
        <w:t>He</w:t>
      </w:r>
      <w:r>
        <w:rPr>
          <w:spacing w:val="9"/>
          <w:w w:val="110"/>
        </w:rPr>
        <w:t xml:space="preserve"> </w:t>
      </w:r>
      <w:r>
        <w:rPr>
          <w:spacing w:val="3"/>
          <w:w w:val="110"/>
        </w:rPr>
        <w:t>II</w:t>
      </w:r>
      <w:r>
        <w:rPr>
          <w:spacing w:val="10"/>
          <w:w w:val="110"/>
        </w:rPr>
        <w:t xml:space="preserve"> </w:t>
      </w:r>
      <w:r>
        <w:rPr>
          <w:w w:val="110"/>
        </w:rPr>
        <w:t>(solid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li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),</w:t>
      </w:r>
      <w:r>
        <w:rPr>
          <w:spacing w:val="12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H</w:t>
      </w:r>
      <w:r>
        <w:rPr>
          <w:spacing w:val="24"/>
          <w:w w:val="103"/>
        </w:rPr>
        <w:t xml:space="preserve"> </w:t>
      </w:r>
      <w:r>
        <w:rPr>
          <w:w w:val="110"/>
        </w:rPr>
        <w:t>(dashed</w:t>
      </w:r>
      <w:r>
        <w:rPr>
          <w:spacing w:val="-2"/>
          <w:w w:val="110"/>
        </w:rPr>
        <w:t xml:space="preserve"> </w:t>
      </w:r>
      <w:r>
        <w:rPr>
          <w:w w:val="110"/>
        </w:rPr>
        <w:t>line)</w:t>
      </w:r>
      <w:r>
        <w:rPr>
          <w:spacing w:val="-3"/>
          <w:w w:val="110"/>
        </w:rPr>
        <w:t xml:space="preserve"> </w:t>
      </w:r>
      <w:r>
        <w:rPr>
          <w:spacing w:val="2"/>
          <w:w w:val="110"/>
        </w:rPr>
        <w:t>pe</w:t>
      </w:r>
      <w:r>
        <w:rPr>
          <w:spacing w:val="1"/>
          <w:w w:val="110"/>
        </w:rPr>
        <w:t>r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y</w:t>
      </w:r>
      <w:r>
        <w:rPr>
          <w:spacing w:val="-1"/>
          <w:w w:val="110"/>
        </w:rPr>
        <w:t>dr</w:t>
      </w:r>
      <w:r>
        <w:rPr>
          <w:spacing w:val="-2"/>
          <w:w w:val="110"/>
        </w:rPr>
        <w:t>oge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 xml:space="preserve"> </w:t>
      </w:r>
      <w:r>
        <w:rPr>
          <w:w w:val="110"/>
        </w:rPr>
        <w:t>atom.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se</w:t>
      </w:r>
      <w:r>
        <w:rPr>
          <w:spacing w:val="-1"/>
          <w:w w:val="110"/>
        </w:rPr>
        <w:t>t</w:t>
      </w:r>
      <w:r>
        <w:rPr>
          <w:spacing w:val="-3"/>
          <w:w w:val="110"/>
        </w:rPr>
        <w:t xml:space="preserve"> 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ows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wider</w:t>
      </w:r>
      <w:r>
        <w:rPr>
          <w:spacing w:val="-2"/>
          <w:w w:val="110"/>
        </w:rPr>
        <w:t xml:space="preserve"> 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vele</w:t>
      </w:r>
      <w:r>
        <w:rPr>
          <w:spacing w:val="-2"/>
          <w:w w:val="110"/>
        </w:rPr>
        <w:t xml:space="preserve">ngth </w:t>
      </w:r>
      <w:r>
        <w:rPr>
          <w:w w:val="110"/>
        </w:rPr>
        <w:t>range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1"/>
          <w:w w:val="110"/>
        </w:rPr>
        <w:t xml:space="preserve"> </w:t>
      </w:r>
      <w:r>
        <w:rPr>
          <w:w w:val="110"/>
        </w:rPr>
        <w:t>data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but</w:t>
      </w:r>
      <w:r>
        <w:rPr>
          <w:spacing w:val="23"/>
          <w:w w:val="138"/>
        </w:rPr>
        <w:t xml:space="preserve"> </w:t>
      </w:r>
      <w:r>
        <w:rPr>
          <w:w w:val="110"/>
        </w:rPr>
        <w:t>with</w:t>
      </w:r>
      <w:r>
        <w:rPr>
          <w:spacing w:val="7"/>
          <w:w w:val="110"/>
        </w:rPr>
        <w:t xml:space="preserve"> </w:t>
      </w:r>
      <w:r>
        <w:rPr>
          <w:w w:val="110"/>
        </w:rPr>
        <w:t>metals</w:t>
      </w:r>
      <w:r>
        <w:rPr>
          <w:spacing w:val="6"/>
          <w:w w:val="110"/>
        </w:rPr>
        <w:t xml:space="preserve"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</w:t>
      </w:r>
      <w:r>
        <w:rPr>
          <w:spacing w:val="-2"/>
          <w:w w:val="110"/>
        </w:rPr>
        <w:t>n</w:t>
      </w:r>
      <w:r>
        <w:rPr>
          <w:spacing w:val="7"/>
          <w:w w:val="110"/>
        </w:rPr>
        <w:t xml:space="preserve"> </w:t>
      </w:r>
      <w:r>
        <w:rPr>
          <w:w w:val="110"/>
        </w:rPr>
        <w:t>for</w:t>
      </w:r>
      <w:r>
        <w:rPr>
          <w:spacing w:val="7"/>
          <w:w w:val="110"/>
        </w:rPr>
        <w:t xml:space="preserve"> </w:t>
      </w:r>
      <w:r>
        <w:rPr>
          <w:spacing w:val="-2"/>
          <w:w w:val="110"/>
        </w:rPr>
        <w:t>com</w:t>
      </w:r>
      <w:r>
        <w:rPr>
          <w:spacing w:val="-1"/>
          <w:w w:val="110"/>
        </w:rPr>
        <w:t>par</w:t>
      </w:r>
      <w:r>
        <w:rPr>
          <w:spacing w:val="-2"/>
          <w:w w:val="110"/>
        </w:rPr>
        <w:t>ison</w:t>
      </w:r>
      <w:r>
        <w:rPr>
          <w:spacing w:val="-1"/>
          <w:w w:val="110"/>
        </w:rPr>
        <w:t>.</w:t>
      </w:r>
      <w:r>
        <w:rPr>
          <w:spacing w:val="40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dashed</w:t>
      </w:r>
      <w:r>
        <w:rPr>
          <w:spacing w:val="7"/>
          <w:w w:val="110"/>
        </w:rPr>
        <w:t xml:space="preserve"> 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rt</w:t>
      </w:r>
      <w:r>
        <w:rPr>
          <w:spacing w:val="-2"/>
          <w:w w:val="110"/>
        </w:rPr>
        <w:t>ical</w:t>
      </w:r>
      <w:r>
        <w:rPr>
          <w:spacing w:val="7"/>
          <w:w w:val="110"/>
        </w:rPr>
        <w:t xml:space="preserve"> </w:t>
      </w:r>
      <w:r>
        <w:rPr>
          <w:w w:val="110"/>
        </w:rPr>
        <w:t>bars</w:t>
      </w:r>
      <w:r>
        <w:rPr>
          <w:spacing w:val="6"/>
          <w:w w:val="110"/>
        </w:rPr>
        <w:t xml:space="preserve"> </w:t>
      </w:r>
      <w:r>
        <w:rPr>
          <w:w w:val="110"/>
        </w:rPr>
        <w:t>at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spacing w:val="1"/>
          <w:w w:val="110"/>
        </w:rPr>
        <w:t>b</w:t>
      </w:r>
      <w:r>
        <w:rPr>
          <w:w w:val="110"/>
        </w:rPr>
        <w:t>ott</w:t>
      </w:r>
      <w:r>
        <w:rPr>
          <w:spacing w:val="1"/>
          <w:w w:val="110"/>
        </w:rPr>
        <w:t>om</w:t>
      </w:r>
      <w:r>
        <w:rPr>
          <w:spacing w:val="7"/>
          <w:w w:val="110"/>
        </w:rPr>
        <w:t xml:space="preserve"> </w:t>
      </w:r>
      <w:r>
        <w:rPr>
          <w:w w:val="110"/>
        </w:rPr>
        <w:t>indicate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edges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29"/>
          <w:w w:val="95"/>
        </w:rPr>
        <w:t xml:space="preserve"> </w:t>
      </w:r>
      <w:r>
        <w:rPr>
          <w:w w:val="110"/>
        </w:rPr>
        <w:t>respective</w:t>
      </w:r>
      <w:r>
        <w:rPr>
          <w:spacing w:val="6"/>
          <w:w w:val="110"/>
        </w:rPr>
        <w:t xml:space="preserve">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nua.</w:t>
      </w:r>
      <w:r>
        <w:rPr>
          <w:spacing w:val="33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grey</w:t>
      </w:r>
      <w:r>
        <w:rPr>
          <w:spacing w:val="6"/>
          <w:w w:val="110"/>
        </w:rPr>
        <w:t xml:space="preserve"> </w:t>
      </w:r>
      <w:r>
        <w:rPr>
          <w:w w:val="110"/>
        </w:rPr>
        <w:t>regions</w:t>
      </w:r>
      <w:r>
        <w:rPr>
          <w:spacing w:val="6"/>
          <w:w w:val="110"/>
        </w:rPr>
        <w:t xml:space="preserve"> </w:t>
      </w:r>
      <w:r>
        <w:rPr>
          <w:w w:val="110"/>
        </w:rPr>
        <w:t>at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spacing w:val="1"/>
          <w:w w:val="110"/>
        </w:rPr>
        <w:t>b</w:t>
      </w:r>
      <w:r>
        <w:rPr>
          <w:w w:val="110"/>
        </w:rPr>
        <w:t>ott</w:t>
      </w:r>
      <w:r>
        <w:rPr>
          <w:spacing w:val="1"/>
          <w:w w:val="110"/>
        </w:rPr>
        <w:t>om</w:t>
      </w:r>
      <w:r>
        <w:rPr>
          <w:spacing w:val="5"/>
          <w:w w:val="110"/>
        </w:rPr>
        <w:t xml:space="preserve"> </w:t>
      </w:r>
      <w:r>
        <w:rPr>
          <w:w w:val="110"/>
        </w:rPr>
        <w:t>are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6"/>
          <w:w w:val="110"/>
        </w:rPr>
        <w:t xml:space="preserve"> </w:t>
      </w:r>
      <w:r>
        <w:rPr>
          <w:w w:val="110"/>
        </w:rPr>
        <w:t>pertinent</w:t>
      </w:r>
      <w:r>
        <w:rPr>
          <w:spacing w:val="6"/>
          <w:w w:val="110"/>
        </w:rPr>
        <w:t xml:space="preserve"> </w:t>
      </w:r>
      <w:r>
        <w:rPr>
          <w:w w:val="110"/>
        </w:rPr>
        <w:t>here</w:t>
      </w:r>
      <w:r>
        <w:rPr>
          <w:spacing w:val="6"/>
          <w:w w:val="110"/>
        </w:rPr>
        <w:t xml:space="preserve"> </w:t>
      </w:r>
      <w:r>
        <w:rPr>
          <w:w w:val="110"/>
        </w:rPr>
        <w:t>as</w:t>
      </w:r>
      <w:r>
        <w:rPr>
          <w:spacing w:val="6"/>
          <w:w w:val="110"/>
        </w:rPr>
        <w:t xml:space="preserve"> </w:t>
      </w:r>
      <w:r>
        <w:rPr>
          <w:w w:val="110"/>
        </w:rPr>
        <w:t>they</w:t>
      </w:r>
      <w:r>
        <w:rPr>
          <w:spacing w:val="6"/>
          <w:w w:val="110"/>
        </w:rPr>
        <w:t xml:space="preserve"> </w:t>
      </w:r>
      <w:r>
        <w:rPr>
          <w:w w:val="110"/>
        </w:rPr>
        <w:t>correspond</w:t>
      </w:r>
      <w:r>
        <w:rPr>
          <w:spacing w:val="6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99"/>
        </w:rPr>
        <w:t xml:space="preserve"> </w:t>
      </w:r>
      <w:r>
        <w:rPr>
          <w:w w:val="110"/>
        </w:rPr>
        <w:t>specifics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6"/>
          <w:w w:val="110"/>
        </w:rPr>
        <w:t xml:space="preserve"> </w:t>
      </w:r>
      <w:r>
        <w:rPr>
          <w:w w:val="110"/>
        </w:rPr>
        <w:t>SOHO/CDS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tru</w:t>
      </w:r>
      <w:r>
        <w:rPr>
          <w:spacing w:val="-2"/>
          <w:w w:val="110"/>
        </w:rPr>
        <w:t>me</w:t>
      </w:r>
      <w:r>
        <w:rPr>
          <w:spacing w:val="-1"/>
          <w:w w:val="110"/>
        </w:rPr>
        <w:t>nt.</w:t>
      </w:r>
      <w:r>
        <w:rPr>
          <w:spacing w:val="12"/>
          <w:w w:val="110"/>
        </w:rPr>
        <w:t xml:space="preserve"> </w:t>
      </w:r>
      <w:r>
        <w:rPr>
          <w:w w:val="110"/>
        </w:rPr>
        <w:t>Adapted</w:t>
      </w:r>
      <w:r>
        <w:rPr>
          <w:spacing w:val="-6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Andretta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et</w:t>
      </w:r>
      <w:r>
        <w:rPr>
          <w:spacing w:val="-6"/>
          <w:w w:val="110"/>
        </w:rPr>
        <w:t xml:space="preserve"> </w:t>
      </w:r>
      <w:r>
        <w:rPr>
          <w:w w:val="110"/>
        </w:rPr>
        <w:t>al.</w:t>
      </w:r>
      <w:r>
        <w:rPr>
          <w:spacing w:val="-7"/>
          <w:w w:val="110"/>
        </w:rPr>
        <w:t xml:space="preserve"> </w:t>
      </w:r>
      <w:r>
        <w:rPr>
          <w:w w:val="110"/>
        </w:rPr>
        <w:t>(2003).</w:t>
      </w:r>
    </w:p>
    <w:p w14:paraId="6A6C511E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5870C8BC" w14:textId="77777777" w:rsidR="00FB4955" w:rsidRDefault="00E6617D">
      <w:pPr>
        <w:spacing w:line="200" w:lineRule="atLeast"/>
        <w:ind w:left="54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C24B549" wp14:editId="374B8331">
            <wp:extent cx="5468110" cy="278853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110" cy="27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B028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C5FE2E4" w14:textId="77777777" w:rsidR="00FB4955" w:rsidRDefault="00FB4955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14:paraId="0590487B" w14:textId="77777777" w:rsidR="00FB4955" w:rsidRDefault="00E6617D">
      <w:pPr>
        <w:spacing w:line="20" w:lineRule="atLeast"/>
        <w:ind w:left="116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sz w:val="2"/>
          <w:szCs w:val="2"/>
        </w:rPr>
      </w:r>
      <w:r>
        <w:rPr>
          <w:rFonts w:ascii="Times New Roman" w:eastAsia="Times New Roman" w:hAnsi="Times New Roman" w:cs="Times New Roman"/>
          <w:sz w:val="2"/>
          <w:szCs w:val="2"/>
        </w:rPr>
        <w:pict w14:anchorId="57B0CE06">
          <v:group id="_x0000_s2050" style="width:187.6pt;height:.4pt;mso-position-horizontal-relative:char;mso-position-vertical-relative:line" coordsize="3752,8">
            <v:group id="_x0000_s2051" style="position:absolute;left:4;top:4;width:3744;height:2" coordorigin="4,4" coordsize="3744,2">
              <v:shape id="_x0000_s2052" style="position:absolute;left:4;top:4;width:3744;height:2" coordorigin="4,4" coordsize="3744,0" path="m4,4l3748,4e" filled="f" strokeweight="5054emu">
                <v:path arrowok="t"/>
              </v:shape>
            </v:group>
            <w10:wrap type="none"/>
            <w10:anchorlock/>
          </v:group>
        </w:pict>
      </w:r>
    </w:p>
    <w:p w14:paraId="0B394FB5" w14:textId="77777777" w:rsidR="00FB4955" w:rsidRDefault="00E6617D">
      <w:pPr>
        <w:ind w:left="368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w w:val="110"/>
          <w:position w:val="8"/>
          <w:sz w:val="12"/>
          <w:szCs w:val="12"/>
        </w:rPr>
        <w:t xml:space="preserve">2 </w:t>
      </w:r>
      <w:r>
        <w:rPr>
          <w:rFonts w:ascii="Times New Roman" w:eastAsia="Times New Roman" w:hAnsi="Times New Roman" w:cs="Times New Roman"/>
          <w:spacing w:val="7"/>
          <w:w w:val="110"/>
          <w:position w:val="8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”Metals”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in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the</w:t>
      </w:r>
      <w:r>
        <w:rPr>
          <w:rFonts w:ascii="Times New Roman" w:eastAsia="Times New Roman" w:hAnsi="Times New Roman" w:cs="Times New Roman"/>
          <w:spacing w:val="14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troph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ysic</w:t>
      </w:r>
      <w:r>
        <w:rPr>
          <w:rFonts w:ascii="Times New Roman" w:eastAsia="Times New Roman" w:hAnsi="Times New Roman" w:cs="Times New Roman"/>
          <w:spacing w:val="-1"/>
          <w:w w:val="11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spacing w:val="-2"/>
          <w:w w:val="110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spacing w:val="13"/>
          <w:w w:val="1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w w:val="110"/>
          <w:sz w:val="18"/>
          <w:szCs w:val="18"/>
        </w:rPr>
        <w:t>sense</w:t>
      </w:r>
    </w:p>
    <w:p w14:paraId="30B38EFF" w14:textId="77777777" w:rsidR="00FB4955" w:rsidRDefault="00FB4955">
      <w:pPr>
        <w:rPr>
          <w:rFonts w:ascii="Times New Roman" w:eastAsia="Times New Roman" w:hAnsi="Times New Roman" w:cs="Times New Roman"/>
          <w:sz w:val="18"/>
          <w:szCs w:val="18"/>
        </w:rPr>
        <w:sectPr w:rsidR="00FB4955">
          <w:pgSz w:w="12240" w:h="15840"/>
          <w:pgMar w:top="1340" w:right="1320" w:bottom="280" w:left="1320" w:header="1132" w:footer="0" w:gutter="0"/>
          <w:cols w:space="720"/>
        </w:sectPr>
      </w:pPr>
    </w:p>
    <w:p w14:paraId="7381A7F9" w14:textId="77777777" w:rsidR="00FB4955" w:rsidRDefault="00FB4955">
      <w:pPr>
        <w:spacing w:before="1"/>
        <w:rPr>
          <w:rFonts w:ascii="Times New Roman" w:eastAsia="Times New Roman" w:hAnsi="Times New Roman" w:cs="Times New Roman"/>
          <w:sz w:val="21"/>
          <w:szCs w:val="21"/>
        </w:rPr>
      </w:pPr>
    </w:p>
    <w:p w14:paraId="5015E568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spacing w:before="55"/>
        <w:jc w:val="both"/>
        <w:rPr>
          <w:b w:val="0"/>
          <w:bCs w:val="0"/>
        </w:rPr>
      </w:pPr>
      <w:bookmarkStart w:id="92" w:name="Wave_Dimming"/>
      <w:bookmarkStart w:id="93" w:name="_bookmark22"/>
      <w:bookmarkEnd w:id="92"/>
      <w:bookmarkEnd w:id="93"/>
      <w:r>
        <w:rPr>
          <w:spacing w:val="-10"/>
          <w:w w:val="115"/>
        </w:rPr>
        <w:t>W</w:t>
      </w:r>
      <w:r>
        <w:rPr>
          <w:spacing w:val="-11"/>
          <w:w w:val="115"/>
        </w:rPr>
        <w:t>a</w:t>
      </w:r>
      <w:r>
        <w:rPr>
          <w:spacing w:val="-10"/>
          <w:w w:val="115"/>
        </w:rPr>
        <w:t>ve</w:t>
      </w:r>
      <w:r>
        <w:rPr>
          <w:spacing w:val="-7"/>
          <w:w w:val="115"/>
        </w:rPr>
        <w:t xml:space="preserve"> </w:t>
      </w:r>
      <w:r>
        <w:rPr>
          <w:w w:val="115"/>
        </w:rPr>
        <w:t>Dimming</w:t>
      </w:r>
    </w:p>
    <w:p w14:paraId="730E9AA0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24ECFC8" w14:textId="2963F3F7" w:rsidR="00FB4955" w:rsidRDefault="00E6617D">
      <w:pPr>
        <w:pStyle w:val="BodyText"/>
        <w:spacing w:before="162" w:line="455" w:lineRule="auto"/>
        <w:ind w:right="119" w:firstLine="576"/>
        <w:jc w:val="both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debate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>b</w:t>
      </w:r>
      <w:r>
        <w:rPr>
          <w:w w:val="105"/>
        </w:rPr>
        <w:t>out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p</w:t>
      </w:r>
      <w:r>
        <w:rPr>
          <w:spacing w:val="-6"/>
          <w:w w:val="105"/>
        </w:rPr>
        <w:t>h</w:t>
      </w:r>
      <w:r>
        <w:rPr>
          <w:w w:val="105"/>
        </w:rPr>
        <w:t>ysics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coro</w:t>
      </w:r>
      <w:r>
        <w:rPr>
          <w:spacing w:val="-1"/>
          <w:w w:val="105"/>
        </w:rPr>
        <w:t>n</w:t>
      </w:r>
      <w:r>
        <w:rPr>
          <w:w w:val="105"/>
        </w:rPr>
        <w:t>al</w:t>
      </w:r>
      <w:r>
        <w:rPr>
          <w:spacing w:val="36"/>
          <w:w w:val="105"/>
        </w:rPr>
        <w:t xml:space="preserve"> </w:t>
      </w:r>
      <w:r>
        <w:rPr>
          <w:w w:val="105"/>
        </w:rPr>
        <w:t>EUV</w:t>
      </w:r>
      <w:r>
        <w:rPr>
          <w:spacing w:val="36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av</w:t>
      </w:r>
      <w:r>
        <w:rPr>
          <w:w w:val="105"/>
        </w:rPr>
        <w:t>es</w:t>
      </w:r>
      <w:r>
        <w:rPr>
          <w:spacing w:val="36"/>
          <w:w w:val="105"/>
        </w:rPr>
        <w:t xml:space="preserve"> </w:t>
      </w:r>
      <w:r>
        <w:rPr>
          <w:w w:val="105"/>
        </w:rPr>
        <w:t>co</w:t>
      </w:r>
      <w:r>
        <w:rPr>
          <w:spacing w:val="-7"/>
          <w:w w:val="105"/>
        </w:rPr>
        <w:t>n</w:t>
      </w:r>
      <w:r>
        <w:rPr>
          <w:w w:val="105"/>
        </w:rPr>
        <w:t>ti</w:t>
      </w:r>
      <w:r>
        <w:rPr>
          <w:spacing w:val="-6"/>
          <w:w w:val="105"/>
        </w:rPr>
        <w:t>n</w:t>
      </w:r>
      <w:r>
        <w:rPr>
          <w:w w:val="105"/>
        </w:rPr>
        <w:t>ues</w:t>
      </w:r>
      <w:r>
        <w:rPr>
          <w:spacing w:val="37"/>
          <w:w w:val="105"/>
        </w:rPr>
        <w:t xml:space="preserve"> </w:t>
      </w:r>
      <w:r>
        <w:rPr>
          <w:w w:val="105"/>
        </w:rPr>
        <w:t>(e.g.,</w:t>
      </w:r>
      <w:r>
        <w:rPr>
          <w:spacing w:val="41"/>
          <w:w w:val="105"/>
        </w:rPr>
        <w:t xml:space="preserve"> </w:t>
      </w:r>
      <w:r>
        <w:rPr>
          <w:w w:val="105"/>
        </w:rPr>
        <w:t>Z</w:t>
      </w:r>
      <w:r>
        <w:rPr>
          <w:spacing w:val="-6"/>
          <w:w w:val="105"/>
        </w:rPr>
        <w:t>h</w:t>
      </w:r>
      <w:r>
        <w:rPr>
          <w:w w:val="105"/>
        </w:rPr>
        <w:t>u</w:t>
      </w:r>
      <w:r>
        <w:rPr>
          <w:spacing w:val="-7"/>
          <w:w w:val="105"/>
        </w:rPr>
        <w:t>k</w:t>
      </w:r>
      <w:r>
        <w:rPr>
          <w:spacing w:val="-8"/>
          <w:w w:val="105"/>
        </w:rPr>
        <w:t>o</w:t>
      </w:r>
      <w:r>
        <w:rPr>
          <w:w w:val="105"/>
        </w:rPr>
        <w:t>v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proofErr w:type="spellStart"/>
      <w:r>
        <w:rPr>
          <w:w w:val="105"/>
        </w:rPr>
        <w:t>Au</w:t>
      </w:r>
      <w:r>
        <w:rPr>
          <w:spacing w:val="-8"/>
          <w:w w:val="105"/>
        </w:rPr>
        <w:t>c</w:t>
      </w:r>
      <w:r>
        <w:rPr>
          <w:spacing w:val="-6"/>
          <w:w w:val="105"/>
        </w:rPr>
        <w:t>h</w:t>
      </w:r>
      <w:r>
        <w:rPr>
          <w:spacing w:val="-74"/>
          <w:w w:val="105"/>
        </w:rPr>
        <w:t>`</w:t>
      </w:r>
      <w:r>
        <w:rPr>
          <w:w w:val="105"/>
        </w:rPr>
        <w:t>ere</w:t>
      </w:r>
      <w:proofErr w:type="spellEnd"/>
      <w:r>
        <w:rPr>
          <w:w w:val="99"/>
        </w:rPr>
        <w:t xml:space="preserve"> </w:t>
      </w:r>
      <w:r>
        <w:rPr>
          <w:w w:val="105"/>
        </w:rPr>
        <w:t>2004;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Muhr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al.</w:t>
      </w:r>
      <w:r>
        <w:rPr>
          <w:spacing w:val="-8"/>
          <w:w w:val="105"/>
        </w:rPr>
        <w:t xml:space="preserve"> </w:t>
      </w:r>
      <w:r>
        <w:rPr>
          <w:w w:val="105"/>
        </w:rPr>
        <w:t>2011;</w:t>
      </w:r>
      <w:r>
        <w:rPr>
          <w:spacing w:val="-7"/>
          <w:w w:val="105"/>
        </w:rPr>
        <w:t xml:space="preserve"> </w:t>
      </w:r>
      <w:r>
        <w:rPr>
          <w:w w:val="105"/>
        </w:rPr>
        <w:t>Liu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Ofman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2014)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simplest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xp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anat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>s</w:t>
      </w:r>
      <w:r>
        <w:rPr>
          <w:spacing w:val="45"/>
        </w:rPr>
        <w:t xml:space="preserve"> </w:t>
      </w:r>
      <w:r>
        <w:rPr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plasma</w:t>
      </w:r>
      <w:r>
        <w:rPr>
          <w:spacing w:val="34"/>
          <w:w w:val="105"/>
        </w:rPr>
        <w:t xml:space="preserve"> </w:t>
      </w:r>
      <w:r>
        <w:rPr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w w:val="105"/>
        </w:rPr>
        <w:t>compressed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35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35"/>
          <w:w w:val="105"/>
        </w:rPr>
        <w:t xml:space="preserve"> </w:t>
      </w:r>
      <w:r>
        <w:rPr>
          <w:w w:val="105"/>
        </w:rPr>
        <w:t>passes</w:t>
      </w:r>
      <w:r>
        <w:rPr>
          <w:spacing w:val="35"/>
          <w:w w:val="105"/>
        </w:rPr>
        <w:t xml:space="preserve"> </w:t>
      </w:r>
      <w:r>
        <w:rPr>
          <w:w w:val="105"/>
        </w:rPr>
        <w:t>through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um.</w:t>
      </w:r>
      <w:r>
        <w:rPr>
          <w:spacing w:val="30"/>
          <w:w w:val="105"/>
        </w:rPr>
        <w:t xml:space="preserve"> </w:t>
      </w:r>
      <w:r>
        <w:rPr>
          <w:spacing w:val="-4"/>
          <w:w w:val="105"/>
        </w:rPr>
        <w:t>Tra</w:t>
      </w:r>
      <w:r>
        <w:rPr>
          <w:spacing w:val="-5"/>
          <w:w w:val="105"/>
        </w:rPr>
        <w:t>veli</w:t>
      </w:r>
      <w:r>
        <w:rPr>
          <w:spacing w:val="-4"/>
          <w:w w:val="105"/>
        </w:rPr>
        <w:t>n</w:t>
      </w:r>
      <w:r>
        <w:rPr>
          <w:spacing w:val="-5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w w:val="105"/>
        </w:rPr>
        <w:t>(i.e.,</w:t>
      </w:r>
      <w:r>
        <w:rPr>
          <w:spacing w:val="23"/>
          <w:w w:val="109"/>
        </w:rPr>
        <w:t xml:space="preserve"> </w:t>
      </w:r>
      <w:r>
        <w:rPr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w w:val="105"/>
        </w:rPr>
        <w:t>static)</w:t>
      </w:r>
      <w:r>
        <w:rPr>
          <w:spacing w:val="21"/>
          <w:w w:val="105"/>
        </w:rPr>
        <w:t xml:space="preserve"> </w:t>
      </w:r>
      <w:r>
        <w:rPr>
          <w:w w:val="105"/>
        </w:rPr>
        <w:t>rarefactions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sometimes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followi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compression</w:t>
      </w:r>
      <w:r>
        <w:rPr>
          <w:spacing w:val="21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Muhr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w w:val="105"/>
        </w:rPr>
        <w:t>al.,</w:t>
      </w:r>
      <w:r>
        <w:rPr>
          <w:spacing w:val="21"/>
          <w:w w:val="105"/>
        </w:rPr>
        <w:t xml:space="preserve"> </w:t>
      </w:r>
      <w:r>
        <w:rPr>
          <w:w w:val="105"/>
        </w:rPr>
        <w:t>2011),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99"/>
        </w:rPr>
        <w:t xml:space="preserve"> </w:t>
      </w:r>
      <w:r>
        <w:rPr>
          <w:w w:val="105"/>
        </w:rPr>
        <w:t>compressed</w:t>
      </w:r>
      <w:r>
        <w:rPr>
          <w:spacing w:val="18"/>
          <w:w w:val="105"/>
        </w:rPr>
        <w:t xml:space="preserve"> </w:t>
      </w:r>
      <w:r>
        <w:rPr>
          <w:w w:val="105"/>
        </w:rPr>
        <w:t>regions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hav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w w:val="105"/>
        </w:rPr>
        <w:t>higher</w:t>
      </w:r>
      <w:r>
        <w:rPr>
          <w:spacing w:val="18"/>
          <w:w w:val="105"/>
        </w:rPr>
        <w:t xml:space="preserve"> </w:t>
      </w:r>
      <w:r>
        <w:rPr>
          <w:w w:val="105"/>
        </w:rPr>
        <w:t>densities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increased</w:t>
      </w:r>
      <w:r>
        <w:rPr>
          <w:spacing w:val="18"/>
          <w:w w:val="105"/>
        </w:rPr>
        <w:t xml:space="preserve"> </w:t>
      </w:r>
      <w:r>
        <w:rPr>
          <w:w w:val="105"/>
        </w:rPr>
        <w:t>emission,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vice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(Figure</w:t>
      </w:r>
      <w:r>
        <w:rPr>
          <w:spacing w:val="25"/>
          <w:w w:val="99"/>
        </w:rPr>
        <w:t xml:space="preserve"> </w:t>
      </w:r>
      <w:r>
        <w:rPr>
          <w:w w:val="105"/>
        </w:rPr>
        <w:t>3.7).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Al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rnat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el</w:t>
      </w:r>
      <w:r>
        <w:rPr>
          <w:spacing w:val="-2"/>
          <w:w w:val="105"/>
        </w:rPr>
        <w:t>y,</w:t>
      </w:r>
      <w:r>
        <w:rPr>
          <w:spacing w:val="5"/>
          <w:w w:val="105"/>
        </w:rPr>
        <w:t xml:space="preserve"> </w:t>
      </w:r>
      <w:r>
        <w:rPr>
          <w:w w:val="105"/>
        </w:rPr>
        <w:t>some</w:t>
      </w:r>
      <w:r>
        <w:rPr>
          <w:spacing w:val="54"/>
          <w:w w:val="105"/>
        </w:rPr>
        <w:t xml:space="preserve"> </w:t>
      </w:r>
      <w:r>
        <w:rPr>
          <w:w w:val="105"/>
        </w:rPr>
        <w:t>models</w:t>
      </w:r>
      <w:r>
        <w:rPr>
          <w:spacing w:val="54"/>
          <w:w w:val="105"/>
        </w:rPr>
        <w:t xml:space="preserve"> </w:t>
      </w:r>
      <w:r>
        <w:rPr>
          <w:w w:val="105"/>
        </w:rPr>
        <w:t>suggest</w:t>
      </w:r>
      <w:r>
        <w:rPr>
          <w:spacing w:val="54"/>
          <w:w w:val="105"/>
        </w:rPr>
        <w:t xml:space="preserve"> </w:t>
      </w:r>
      <w:r>
        <w:rPr>
          <w:w w:val="105"/>
        </w:rPr>
        <w:t>that</w:t>
      </w:r>
      <w:r>
        <w:rPr>
          <w:spacing w:val="54"/>
          <w:w w:val="105"/>
        </w:rPr>
        <w:t xml:space="preserve"> </w:t>
      </w:r>
      <w:r>
        <w:rPr>
          <w:w w:val="105"/>
        </w:rPr>
        <w:t>the</w:t>
      </w:r>
      <w:r>
        <w:rPr>
          <w:spacing w:val="54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55"/>
          <w:w w:val="105"/>
        </w:rPr>
        <w:t xml:space="preserve"> </w:t>
      </w:r>
      <w:r>
        <w:rPr>
          <w:w w:val="105"/>
        </w:rPr>
        <w:t>phenomenon</w:t>
      </w:r>
      <w:r>
        <w:rPr>
          <w:spacing w:val="54"/>
          <w:w w:val="105"/>
        </w:rPr>
        <w:t xml:space="preserve"> </w:t>
      </w:r>
      <w:r>
        <w:rPr>
          <w:w w:val="105"/>
        </w:rPr>
        <w:t>is</w:t>
      </w:r>
      <w:r>
        <w:rPr>
          <w:spacing w:val="54"/>
          <w:w w:val="105"/>
        </w:rPr>
        <w:t xml:space="preserve"> </w:t>
      </w:r>
      <w:r>
        <w:rPr>
          <w:w w:val="105"/>
        </w:rPr>
        <w:t>not</w:t>
      </w:r>
      <w:r>
        <w:rPr>
          <w:spacing w:val="54"/>
          <w:w w:val="105"/>
        </w:rPr>
        <w:t xml:space="preserve"> </w:t>
      </w:r>
      <w:r>
        <w:rPr>
          <w:w w:val="105"/>
        </w:rPr>
        <w:t>a</w:t>
      </w:r>
      <w:r>
        <w:rPr>
          <w:spacing w:val="54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54"/>
          <w:w w:val="105"/>
        </w:rPr>
        <w:t xml:space="preserve"> </w:t>
      </w:r>
      <w:r>
        <w:rPr>
          <w:w w:val="105"/>
        </w:rPr>
        <w:t>at</w:t>
      </w:r>
      <w:r>
        <w:rPr>
          <w:spacing w:val="54"/>
          <w:w w:val="105"/>
        </w:rPr>
        <w:t xml:space="preserve"> </w:t>
      </w:r>
      <w:r>
        <w:rPr>
          <w:w w:val="105"/>
        </w:rPr>
        <w:t>all,</w:t>
      </w:r>
      <w:r>
        <w:rPr>
          <w:spacing w:val="30"/>
          <w:w w:val="109"/>
        </w:rPr>
        <w:t xml:space="preserve"> </w:t>
      </w:r>
      <w:r>
        <w:rPr>
          <w:w w:val="105"/>
        </w:rPr>
        <w:t>but</w:t>
      </w:r>
      <w:r>
        <w:rPr>
          <w:spacing w:val="56"/>
          <w:w w:val="105"/>
        </w:rPr>
        <w:t xml:space="preserve"> </w:t>
      </w:r>
      <w:proofErr w:type="gramStart"/>
      <w:r>
        <w:rPr>
          <w:w w:val="105"/>
        </w:rPr>
        <w:t>rather  the</w:t>
      </w:r>
      <w:proofErr w:type="gramEnd"/>
      <w:r>
        <w:rPr>
          <w:spacing w:val="56"/>
          <w:w w:val="105"/>
        </w:rPr>
        <w:t xml:space="preserve"> </w:t>
      </w:r>
      <w:r>
        <w:rPr>
          <w:w w:val="105"/>
        </w:rPr>
        <w:t>impact  of</w:t>
      </w:r>
      <w:r>
        <w:rPr>
          <w:spacing w:val="5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w w:val="105"/>
        </w:rPr>
        <w:t xml:space="preserve">  </w:t>
      </w:r>
      <w:r>
        <w:rPr>
          <w:spacing w:val="-1"/>
          <w:w w:val="105"/>
        </w:rPr>
        <w:t>C</w:t>
      </w:r>
      <w:r>
        <w:rPr>
          <w:spacing w:val="-2"/>
          <w:w w:val="105"/>
        </w:rPr>
        <w:t>M</w:t>
      </w:r>
      <w:r>
        <w:rPr>
          <w:spacing w:val="-1"/>
          <w:w w:val="105"/>
        </w:rPr>
        <w:t>E</w:t>
      </w:r>
      <w:r>
        <w:rPr>
          <w:spacing w:val="56"/>
          <w:w w:val="105"/>
        </w:rPr>
        <w:t xml:space="preserve"> </w:t>
      </w:r>
      <w:r>
        <w:rPr>
          <w:w w:val="105"/>
        </w:rPr>
        <w:t>departing  on</w:t>
      </w:r>
      <w:r>
        <w:rPr>
          <w:spacing w:val="57"/>
          <w:w w:val="105"/>
        </w:rPr>
        <w:t xml:space="preserve"> </w:t>
      </w:r>
      <w:r>
        <w:rPr>
          <w:w w:val="105"/>
        </w:rPr>
        <w:t>the</w:t>
      </w:r>
      <w:r>
        <w:rPr>
          <w:spacing w:val="56"/>
          <w:w w:val="105"/>
        </w:rPr>
        <w:t xml:space="preserve"> </w:t>
      </w:r>
      <w:r>
        <w:rPr>
          <w:w w:val="105"/>
        </w:rPr>
        <w:t>global  magnetic</w:t>
      </w:r>
      <w:r>
        <w:rPr>
          <w:spacing w:val="56"/>
          <w:w w:val="105"/>
        </w:rPr>
        <w:t xml:space="preserve"> </w:t>
      </w:r>
      <w:r>
        <w:rPr>
          <w:w w:val="105"/>
        </w:rPr>
        <w:t>field  (Chen</w:t>
      </w:r>
      <w:r>
        <w:rPr>
          <w:spacing w:val="56"/>
          <w:w w:val="105"/>
        </w:rPr>
        <w:t xml:space="preserve"> </w:t>
      </w:r>
      <w:r>
        <w:rPr>
          <w:w w:val="105"/>
        </w:rPr>
        <w:t>et  al.,</w:t>
      </w:r>
      <w:r>
        <w:rPr>
          <w:spacing w:val="57"/>
          <w:w w:val="105"/>
        </w:rPr>
        <w:t xml:space="preserve"> </w:t>
      </w:r>
      <w:r>
        <w:rPr>
          <w:w w:val="105"/>
        </w:rPr>
        <w:t>2002,</w:t>
      </w:r>
      <w:r>
        <w:rPr>
          <w:spacing w:val="24"/>
        </w:rPr>
        <w:t xml:space="preserve"> </w:t>
      </w:r>
      <w:r>
        <w:rPr>
          <w:w w:val="105"/>
        </w:rPr>
        <w:t>2005).</w:t>
      </w:r>
      <w:r>
        <w:rPr>
          <w:spacing w:val="13"/>
          <w:w w:val="105"/>
        </w:rPr>
        <w:t xml:space="preserve"> </w:t>
      </w:r>
      <w:r>
        <w:rPr>
          <w:w w:val="105"/>
        </w:rPr>
        <w:t>Regardless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</w:t>
      </w:r>
      <w:r>
        <w:rPr>
          <w:spacing w:val="-1"/>
          <w:w w:val="105"/>
        </w:rPr>
        <w:t>al</w:t>
      </w:r>
      <w:r>
        <w:rPr>
          <w:spacing w:val="46"/>
          <w:w w:val="105"/>
        </w:rPr>
        <w:t xml:space="preserve"> </w:t>
      </w:r>
      <w:r>
        <w:rPr>
          <w:w w:val="105"/>
        </w:rPr>
        <w:t>process</w:t>
      </w:r>
      <w:r>
        <w:rPr>
          <w:spacing w:val="45"/>
          <w:w w:val="105"/>
        </w:rPr>
        <w:t xml:space="preserve"> </w:t>
      </w:r>
      <w:r>
        <w:rPr>
          <w:w w:val="105"/>
        </w:rPr>
        <w:t>responsible,</w:t>
      </w:r>
      <w:r>
        <w:rPr>
          <w:spacing w:val="5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45"/>
          <w:w w:val="105"/>
        </w:rPr>
        <w:t xml:space="preserve"> </w:t>
      </w:r>
      <w:r>
        <w:rPr>
          <w:w w:val="105"/>
        </w:rPr>
        <w:t>is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same.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EUV</w:t>
      </w:r>
      <w:r>
        <w:rPr>
          <w:spacing w:val="47"/>
          <w:w w:val="103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28"/>
          <w:w w:val="105"/>
        </w:rPr>
        <w:t xml:space="preserve"> </w:t>
      </w:r>
      <w:r>
        <w:rPr>
          <w:w w:val="105"/>
        </w:rPr>
        <w:t>emanating</w:t>
      </w:r>
      <w:r>
        <w:rPr>
          <w:spacing w:val="29"/>
          <w:w w:val="105"/>
        </w:rPr>
        <w:t xml:space="preserve"> </w:t>
      </w:r>
      <w:r>
        <w:rPr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05"/>
        </w:rPr>
        <w:t xml:space="preserve"> </w:t>
      </w:r>
      <w:r>
        <w:rPr>
          <w:w w:val="105"/>
        </w:rPr>
        <w:t>eruption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9"/>
          <w:w w:val="105"/>
        </w:rPr>
        <w:t xml:space="preserve"> </w:t>
      </w:r>
      <w:r>
        <w:rPr>
          <w:w w:val="105"/>
        </w:rPr>
        <w:t>seen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cause</w:t>
      </w:r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proofErr w:type="spellStart"/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gs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elsewhere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6"/>
          <w:w w:val="110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solar</w:t>
      </w:r>
      <w:r>
        <w:rPr>
          <w:spacing w:val="20"/>
          <w:w w:val="105"/>
        </w:rPr>
        <w:t xml:space="preserve"> </w:t>
      </w:r>
      <w:r>
        <w:rPr>
          <w:w w:val="105"/>
        </w:rPr>
        <w:t>EUV</w:t>
      </w:r>
      <w:r>
        <w:rPr>
          <w:spacing w:val="21"/>
          <w:w w:val="105"/>
        </w:rPr>
        <w:t xml:space="preserve"> </w:t>
      </w:r>
      <w:r>
        <w:rPr>
          <w:w w:val="105"/>
        </w:rPr>
        <w:t>images,</w:t>
      </w:r>
      <w:r>
        <w:rPr>
          <w:spacing w:val="21"/>
          <w:w w:val="105"/>
        </w:rPr>
        <w:t xml:space="preserve"> </w:t>
      </w:r>
      <w:r>
        <w:rPr>
          <w:w w:val="105"/>
        </w:rPr>
        <w:t>often</w:t>
      </w:r>
      <w:r>
        <w:rPr>
          <w:spacing w:val="20"/>
          <w:w w:val="105"/>
        </w:rPr>
        <w:t xml:space="preserve"> </w:t>
      </w:r>
      <w:ins w:id="94" w:author="Tom Woods" w:date="2016-01-17T14:13:00Z">
        <w:r w:rsidR="0062710A">
          <w:rPr>
            <w:spacing w:val="20"/>
            <w:w w:val="105"/>
          </w:rPr>
          <w:t xml:space="preserve">starting at the eruption site and then seen later </w:t>
        </w:r>
      </w:ins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ry</w:t>
      </w:r>
      <w:r>
        <w:rPr>
          <w:spacing w:val="21"/>
          <w:w w:val="105"/>
        </w:rPr>
        <w:t xml:space="preserve"> </w:t>
      </w:r>
      <w:r>
        <w:rPr>
          <w:w w:val="105"/>
        </w:rPr>
        <w:t>far</w:t>
      </w:r>
      <w:r>
        <w:rPr>
          <w:spacing w:val="21"/>
          <w:w w:val="105"/>
        </w:rPr>
        <w:t xml:space="preserve"> </w:t>
      </w:r>
      <w:r>
        <w:rPr>
          <w:w w:val="105"/>
        </w:rPr>
        <w:t>from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original</w:t>
      </w:r>
      <w:r>
        <w:rPr>
          <w:spacing w:val="22"/>
          <w:w w:val="105"/>
        </w:rPr>
        <w:t xml:space="preserve"> </w:t>
      </w:r>
      <w:r>
        <w:rPr>
          <w:w w:val="105"/>
        </w:rPr>
        <w:t>eruption</w:t>
      </w:r>
      <w:r>
        <w:rPr>
          <w:spacing w:val="21"/>
          <w:w w:val="105"/>
        </w:rPr>
        <w:t xml:space="preserve"> </w:t>
      </w:r>
      <w:r>
        <w:rPr>
          <w:w w:val="105"/>
        </w:rPr>
        <w:t>site,</w:t>
      </w:r>
      <w:r>
        <w:rPr>
          <w:spacing w:val="21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21"/>
          <w:w w:val="105"/>
        </w:rPr>
        <w:t xml:space="preserve"> </w:t>
      </w:r>
      <w:r>
        <w:rPr>
          <w:w w:val="105"/>
        </w:rPr>
        <w:t>near</w:t>
      </w:r>
      <w:r>
        <w:rPr>
          <w:spacing w:val="21"/>
          <w:w w:val="105"/>
        </w:rPr>
        <w:t xml:space="preserve"> </w:t>
      </w:r>
      <w:r>
        <w:rPr>
          <w:w w:val="105"/>
        </w:rPr>
        <w:t>other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act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2"/>
          <w:w w:val="99"/>
        </w:rPr>
        <w:t xml:space="preserve"> </w:t>
      </w:r>
      <w:r>
        <w:rPr>
          <w:w w:val="105"/>
        </w:rPr>
        <w:t>regions.</w:t>
      </w:r>
      <w:r>
        <w:rPr>
          <w:spacing w:val="46"/>
          <w:w w:val="105"/>
        </w:rPr>
        <w:t xml:space="preserve"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refer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non-local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erupting</w:t>
      </w:r>
      <w:r>
        <w:rPr>
          <w:spacing w:val="4"/>
          <w:w w:val="105"/>
        </w:rPr>
        <w:t xml:space="preserve"> </w:t>
      </w:r>
      <w:r>
        <w:rPr>
          <w:w w:val="105"/>
        </w:rPr>
        <w:t>site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ympath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ic</w:t>
      </w:r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3"/>
          <w:w w:val="105"/>
        </w:rPr>
        <w:t>Sc</w:t>
      </w:r>
      <w:r>
        <w:rPr>
          <w:spacing w:val="-2"/>
          <w:w w:val="105"/>
        </w:rPr>
        <w:t>hr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jv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Higgins,</w:t>
      </w:r>
      <w:r>
        <w:rPr>
          <w:spacing w:val="14"/>
          <w:w w:val="105"/>
        </w:rPr>
        <w:t xml:space="preserve"> </w:t>
      </w:r>
      <w:r>
        <w:rPr>
          <w:w w:val="105"/>
        </w:rPr>
        <w:t>2015).</w:t>
      </w:r>
      <w:r>
        <w:rPr>
          <w:spacing w:val="42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quite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1"/>
          <w:w w:val="105"/>
        </w:rPr>
        <w:t>occ</w:t>
      </w:r>
      <w:r>
        <w:rPr>
          <w:w w:val="105"/>
        </w:rPr>
        <w:t>ur</w:t>
      </w:r>
      <w:r>
        <w:rPr>
          <w:spacing w:val="15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tant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act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region</w:t>
      </w:r>
      <w:r>
        <w:rPr>
          <w:spacing w:val="15"/>
          <w:w w:val="105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gn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ant</w:t>
      </w:r>
      <w:r>
        <w:rPr>
          <w:spacing w:val="25"/>
          <w:w w:val="138"/>
        </w:rPr>
        <w:t xml:space="preserve"> </w:t>
      </w:r>
      <w:r>
        <w:rPr>
          <w:w w:val="105"/>
        </w:rPr>
        <w:t>potential</w:t>
      </w:r>
      <w:r>
        <w:rPr>
          <w:spacing w:val="11"/>
          <w:w w:val="105"/>
        </w:rPr>
        <w:t xml:space="preserve"> </w:t>
      </w:r>
      <w:r>
        <w:rPr>
          <w:w w:val="105"/>
        </w:rPr>
        <w:t>energy</w:t>
      </w:r>
      <w:r>
        <w:rPr>
          <w:spacing w:val="12"/>
          <w:w w:val="105"/>
        </w:rPr>
        <w:t xml:space="preserve"> </w:t>
      </w:r>
      <w:r>
        <w:rPr>
          <w:w w:val="105"/>
        </w:rPr>
        <w:t>stored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disturbance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ach</w:t>
      </w:r>
      <w:r>
        <w:rPr>
          <w:spacing w:val="-3"/>
          <w:w w:val="105"/>
        </w:rPr>
        <w:t>es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12"/>
          <w:w w:val="105"/>
        </w:rPr>
        <w:t xml:space="preserve"> </w:t>
      </w:r>
      <w:r>
        <w:rPr>
          <w:w w:val="105"/>
        </w:rPr>
        <w:t>propagating</w:t>
      </w:r>
      <w:r>
        <w:rPr>
          <w:spacing w:val="12"/>
          <w:w w:val="105"/>
        </w:rPr>
        <w:t xml:space="preserve"> </w:t>
      </w:r>
      <w:r>
        <w:rPr>
          <w:w w:val="105"/>
        </w:rPr>
        <w:t>across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magnetic</w:t>
      </w:r>
      <w:r>
        <w:rPr>
          <w:spacing w:val="27"/>
          <w:w w:val="99"/>
        </w:rPr>
        <w:t xml:space="preserve"> </w:t>
      </w:r>
      <w:r>
        <w:rPr>
          <w:w w:val="105"/>
        </w:rPr>
        <w:t>field</w:t>
      </w:r>
      <w:r>
        <w:rPr>
          <w:spacing w:val="19"/>
          <w:w w:val="105"/>
        </w:rPr>
        <w:t xml:space="preserve"> </w:t>
      </w:r>
      <w:r>
        <w:rPr>
          <w:w w:val="105"/>
        </w:rPr>
        <w:t>lines</w:t>
      </w:r>
      <w:r>
        <w:rPr>
          <w:spacing w:val="19"/>
          <w:w w:val="105"/>
        </w:rPr>
        <w:t xml:space="preserve"> </w:t>
      </w:r>
      <w:r>
        <w:rPr>
          <w:w w:val="105"/>
        </w:rPr>
        <w:t>acts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catalyst.</w:t>
      </w:r>
    </w:p>
    <w:p w14:paraId="7485F59C" w14:textId="77777777" w:rsidR="00FB4955" w:rsidRDefault="00E6617D">
      <w:pPr>
        <w:pStyle w:val="BodyText"/>
        <w:spacing w:before="125" w:line="257" w:lineRule="auto"/>
        <w:ind w:right="118"/>
        <w:jc w:val="both"/>
      </w:pPr>
      <w:r>
        <w:rPr>
          <w:w w:val="105"/>
        </w:rPr>
        <w:t>Figure</w:t>
      </w:r>
      <w:r>
        <w:rPr>
          <w:spacing w:val="24"/>
          <w:w w:val="105"/>
        </w:rPr>
        <w:t xml:space="preserve"> </w:t>
      </w:r>
      <w:r>
        <w:rPr>
          <w:w w:val="105"/>
        </w:rPr>
        <w:t>3.7:</w:t>
      </w:r>
      <w:r>
        <w:rPr>
          <w:spacing w:val="53"/>
          <w:w w:val="105"/>
        </w:rPr>
        <w:t xml:space="preserve"> </w:t>
      </w:r>
      <w:bookmarkStart w:id="95" w:name="_bookmark23"/>
      <w:bookmarkEnd w:id="95"/>
      <w:r>
        <w:rPr>
          <w:w w:val="105"/>
        </w:rPr>
        <w:t>Similar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Figure</w:t>
      </w:r>
      <w:r>
        <w:rPr>
          <w:spacing w:val="24"/>
          <w:w w:val="105"/>
        </w:rPr>
        <w:t xml:space="preserve"> </w:t>
      </w:r>
      <w:r>
        <w:rPr>
          <w:w w:val="105"/>
        </w:rPr>
        <w:t>3.5,</w:t>
      </w:r>
      <w:r>
        <w:rPr>
          <w:spacing w:val="25"/>
          <w:w w:val="105"/>
        </w:rPr>
        <w:t xml:space="preserve"> </w:t>
      </w:r>
      <w:r>
        <w:rPr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w w:val="105"/>
        </w:rPr>
        <w:t>depicting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process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24"/>
          <w:w w:val="105"/>
        </w:rPr>
        <w:t xml:space="preserve"> </w:t>
      </w:r>
      <w:r>
        <w:rPr>
          <w:w w:val="105"/>
        </w:rPr>
        <w:t>dimming.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25"/>
          <w:w w:val="99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nt,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6"/>
          <w:w w:val="105"/>
        </w:rPr>
        <w:t xml:space="preserve"> </w:t>
      </w:r>
      <w:r>
        <w:rPr>
          <w:w w:val="105"/>
        </w:rPr>
        <w:t>propagates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xpand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through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corona.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compressed</w:t>
      </w:r>
      <w:r>
        <w:rPr>
          <w:spacing w:val="5"/>
          <w:w w:val="105"/>
        </w:rPr>
        <w:t xml:space="preserve"> </w:t>
      </w:r>
      <w:r>
        <w:rPr>
          <w:w w:val="105"/>
        </w:rPr>
        <w:t>plasma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proofErr w:type="spellStart"/>
      <w:r>
        <w:rPr>
          <w:spacing w:val="-4"/>
          <w:w w:val="105"/>
        </w:rPr>
        <w:t>w</w:t>
      </w:r>
      <w:r>
        <w:rPr>
          <w:spacing w:val="-3"/>
          <w:w w:val="105"/>
        </w:rPr>
        <w:t>av</w:t>
      </w:r>
      <w:r>
        <w:rPr>
          <w:spacing w:val="-4"/>
          <w:w w:val="105"/>
        </w:rPr>
        <w:t>ef</w:t>
      </w:r>
      <w:r>
        <w:rPr>
          <w:spacing w:val="-3"/>
          <w:w w:val="105"/>
        </w:rPr>
        <w:t>ront</w:t>
      </w:r>
      <w:proofErr w:type="spellEnd"/>
      <w:r>
        <w:rPr>
          <w:spacing w:val="29"/>
          <w:w w:val="138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enhanced</w:t>
      </w:r>
      <w:r>
        <w:rPr>
          <w:spacing w:val="15"/>
          <w:w w:val="105"/>
        </w:rPr>
        <w:t xml:space="preserve"> </w:t>
      </w:r>
      <w:r>
        <w:rPr>
          <w:w w:val="105"/>
        </w:rPr>
        <w:t>emission,</w:t>
      </w:r>
      <w:r>
        <w:rPr>
          <w:spacing w:val="15"/>
          <w:w w:val="105"/>
        </w:rPr>
        <w:t xml:space="preserve"> </w:t>
      </w:r>
      <w:r>
        <w:rPr>
          <w:w w:val="105"/>
        </w:rPr>
        <w:t>while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rarefied</w:t>
      </w:r>
      <w:r>
        <w:rPr>
          <w:spacing w:val="15"/>
          <w:w w:val="105"/>
        </w:rPr>
        <w:t xml:space="preserve"> </w:t>
      </w:r>
      <w:r>
        <w:rPr>
          <w:w w:val="105"/>
        </w:rPr>
        <w:t>trailing</w:t>
      </w:r>
      <w:r>
        <w:rPr>
          <w:spacing w:val="16"/>
          <w:w w:val="105"/>
        </w:rPr>
        <w:t xml:space="preserve"> </w:t>
      </w:r>
      <w:r>
        <w:rPr>
          <w:w w:val="105"/>
        </w:rPr>
        <w:t>region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dimmed.</w:t>
      </w:r>
    </w:p>
    <w:p w14:paraId="522C463A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0"/>
          <w:szCs w:val="20"/>
        </w:rPr>
      </w:pPr>
    </w:p>
    <w:p w14:paraId="078EEFEC" w14:textId="77777777" w:rsidR="00FB4955" w:rsidRDefault="00E6617D">
      <w:pPr>
        <w:spacing w:line="200" w:lineRule="atLeast"/>
        <w:ind w:left="26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4DCAE4C" wp14:editId="11176597">
            <wp:extent cx="2758153" cy="18117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8153" cy="18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E3D7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4AF5DEF" w14:textId="77777777" w:rsidR="00FB4955" w:rsidRDefault="00FB4955">
      <w:pPr>
        <w:spacing w:before="5"/>
        <w:rPr>
          <w:rFonts w:ascii="Times New Roman" w:eastAsia="Times New Roman" w:hAnsi="Times New Roman" w:cs="Times New Roman"/>
          <w:sz w:val="31"/>
          <w:szCs w:val="31"/>
        </w:rPr>
      </w:pPr>
    </w:p>
    <w:p w14:paraId="36B387D2" w14:textId="77777777" w:rsidR="00FB4955" w:rsidRDefault="00E6617D">
      <w:pPr>
        <w:pStyle w:val="BodyText"/>
        <w:spacing w:line="455" w:lineRule="auto"/>
        <w:ind w:right="118" w:firstLine="576"/>
        <w:jc w:val="both"/>
      </w:pP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important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distinguish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e-c</w:t>
      </w:r>
      <w:r>
        <w:rPr>
          <w:spacing w:val="-2"/>
          <w:w w:val="105"/>
        </w:rPr>
        <w:t>au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d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other</w:t>
      </w:r>
      <w:r>
        <w:rPr>
          <w:spacing w:val="17"/>
          <w:w w:val="105"/>
        </w:rPr>
        <w:t xml:space="preserve"> </w:t>
      </w:r>
      <w:r>
        <w:rPr>
          <w:w w:val="105"/>
        </w:rPr>
        <w:t>causes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remote</w:t>
      </w:r>
      <w:r>
        <w:rPr>
          <w:spacing w:val="25"/>
          <w:w w:val="99"/>
        </w:rPr>
        <w:t xml:space="preserve"> </w:t>
      </w:r>
      <w:r>
        <w:rPr>
          <w:w w:val="105"/>
        </w:rPr>
        <w:t>dimming,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u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large-scale</w:t>
      </w:r>
      <w:r>
        <w:rPr>
          <w:spacing w:val="11"/>
          <w:w w:val="105"/>
        </w:rPr>
        <w:t xml:space="preserve"> </w:t>
      </w:r>
      <w:r>
        <w:rPr>
          <w:w w:val="105"/>
        </w:rPr>
        <w:t>disappearing</w:t>
      </w:r>
      <w:r>
        <w:rPr>
          <w:spacing w:val="11"/>
          <w:w w:val="105"/>
        </w:rPr>
        <w:t xml:space="preserve"> </w:t>
      </w:r>
      <w:r>
        <w:rPr>
          <w:spacing w:val="1"/>
          <w:w w:val="105"/>
        </w:rPr>
        <w:t>loops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visible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soft</w:t>
      </w:r>
      <w:r>
        <w:rPr>
          <w:spacing w:val="11"/>
          <w:w w:val="105"/>
        </w:rPr>
        <w:t xml:space="preserve"> </w:t>
      </w:r>
      <w:r>
        <w:rPr>
          <w:spacing w:val="-3"/>
          <w:w w:val="105"/>
        </w:rPr>
        <w:t>X-</w:t>
      </w:r>
      <w:r>
        <w:rPr>
          <w:spacing w:val="-2"/>
          <w:w w:val="105"/>
        </w:rPr>
        <w:t>ray</w:t>
      </w:r>
      <w:r>
        <w:rPr>
          <w:spacing w:val="11"/>
          <w:w w:val="105"/>
        </w:rPr>
        <w:t xml:space="preserve"> </w:t>
      </w:r>
      <w:r>
        <w:rPr>
          <w:w w:val="105"/>
        </w:rPr>
        <w:t>images</w:t>
      </w:r>
      <w:r>
        <w:rPr>
          <w:spacing w:val="11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</w:p>
    <w:p w14:paraId="206E4FA5" w14:textId="77777777" w:rsidR="00FB4955" w:rsidRDefault="00FB4955">
      <w:pPr>
        <w:spacing w:line="455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42F223F0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5E599477" w14:textId="77777777" w:rsidR="00FB4955" w:rsidRDefault="00E6617D">
      <w:pPr>
        <w:pStyle w:val="BodyText"/>
        <w:spacing w:before="58" w:line="455" w:lineRule="auto"/>
        <w:ind w:right="118"/>
        <w:jc w:val="both"/>
      </w:pPr>
      <w:proofErr w:type="gramStart"/>
      <w:r>
        <w:rPr>
          <w:w w:val="110"/>
        </w:rPr>
        <w:t>visible</w:t>
      </w:r>
      <w:proofErr w:type="gramEnd"/>
      <w:r>
        <w:rPr>
          <w:spacing w:val="-29"/>
          <w:w w:val="110"/>
        </w:rPr>
        <w:t xml:space="preserve"> </w:t>
      </w:r>
      <w:r>
        <w:rPr>
          <w:w w:val="110"/>
        </w:rPr>
        <w:t>EUV</w:t>
      </w:r>
      <w:r>
        <w:rPr>
          <w:spacing w:val="-29"/>
          <w:w w:val="110"/>
        </w:rPr>
        <w:t xml:space="preserve"> </w:t>
      </w:r>
      <w:r>
        <w:rPr>
          <w:spacing w:val="-2"/>
          <w:w w:val="110"/>
        </w:rPr>
        <w:t>c</w:t>
      </w:r>
      <w:r>
        <w:rPr>
          <w:spacing w:val="-1"/>
          <w:w w:val="110"/>
        </w:rPr>
        <w:t>han</w:t>
      </w:r>
      <w:r>
        <w:rPr>
          <w:spacing w:val="-2"/>
          <w:w w:val="110"/>
        </w:rPr>
        <w:t>ges</w:t>
      </w:r>
      <w:r>
        <w:rPr>
          <w:spacing w:val="-28"/>
          <w:w w:val="110"/>
        </w:rPr>
        <w:t xml:space="preserve"> </w:t>
      </w:r>
      <w:r>
        <w:rPr>
          <w:w w:val="110"/>
        </w:rPr>
        <w:t>at</w:t>
      </w:r>
      <w:r>
        <w:rPr>
          <w:spacing w:val="-28"/>
          <w:w w:val="110"/>
        </w:rPr>
        <w:t xml:space="preserve"> </w:t>
      </w:r>
      <w:r>
        <w:rPr>
          <w:w w:val="110"/>
        </w:rPr>
        <w:t>their</w:t>
      </w:r>
      <w:r>
        <w:rPr>
          <w:spacing w:val="-28"/>
          <w:w w:val="110"/>
        </w:rPr>
        <w:t xml:space="preserve"> </w:t>
      </w:r>
      <w:proofErr w:type="spellStart"/>
      <w:r>
        <w:rPr>
          <w:w w:val="110"/>
        </w:rPr>
        <w:t>footpoints</w:t>
      </w:r>
      <w:proofErr w:type="spellEnd"/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(</w:t>
      </w:r>
      <w:proofErr w:type="spellStart"/>
      <w:r>
        <w:rPr>
          <w:spacing w:val="-1"/>
          <w:w w:val="110"/>
        </w:rPr>
        <w:t>P</w:t>
      </w:r>
      <w:r>
        <w:rPr>
          <w:spacing w:val="-2"/>
          <w:w w:val="110"/>
        </w:rPr>
        <w:t>oh</w:t>
      </w:r>
      <w:r>
        <w:rPr>
          <w:spacing w:val="-1"/>
          <w:w w:val="110"/>
        </w:rPr>
        <w:t>j</w:t>
      </w:r>
      <w:r>
        <w:rPr>
          <w:spacing w:val="-2"/>
          <w:w w:val="110"/>
        </w:rPr>
        <w:t>olai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</w:t>
      </w:r>
      <w:proofErr w:type="spellEnd"/>
      <w:r>
        <w:rPr>
          <w:spacing w:val="-29"/>
          <w:w w:val="110"/>
        </w:rPr>
        <w:t xml:space="preserve"> </w:t>
      </w:r>
      <w:r>
        <w:rPr>
          <w:w w:val="110"/>
        </w:rPr>
        <w:t>et</w:t>
      </w:r>
      <w:r>
        <w:rPr>
          <w:spacing w:val="-28"/>
          <w:w w:val="110"/>
        </w:rPr>
        <w:t xml:space="preserve"> </w:t>
      </w:r>
      <w:r>
        <w:rPr>
          <w:w w:val="110"/>
        </w:rPr>
        <w:t>al.,</w:t>
      </w:r>
      <w:r>
        <w:rPr>
          <w:spacing w:val="-28"/>
          <w:w w:val="110"/>
        </w:rPr>
        <w:t xml:space="preserve"> </w:t>
      </w:r>
      <w:r>
        <w:rPr>
          <w:w w:val="110"/>
        </w:rPr>
        <w:t>2005).</w:t>
      </w:r>
      <w:r>
        <w:rPr>
          <w:spacing w:val="-7"/>
          <w:w w:val="110"/>
        </w:rPr>
        <w:t xml:space="preserve"> </w:t>
      </w:r>
      <w:r>
        <w:rPr>
          <w:w w:val="110"/>
        </w:rPr>
        <w:t>EUV</w:t>
      </w:r>
      <w:r>
        <w:rPr>
          <w:spacing w:val="-28"/>
          <w:w w:val="110"/>
        </w:rPr>
        <w:t xml:space="preserve"> </w:t>
      </w:r>
      <w:r>
        <w:rPr>
          <w:spacing w:val="-6"/>
          <w:w w:val="110"/>
        </w:rPr>
        <w:t>w</w:t>
      </w:r>
      <w:r>
        <w:rPr>
          <w:spacing w:val="-5"/>
          <w:w w:val="110"/>
        </w:rPr>
        <w:t>a</w:t>
      </w:r>
      <w:r>
        <w:rPr>
          <w:spacing w:val="-6"/>
          <w:w w:val="110"/>
        </w:rPr>
        <w:t>ve</w:t>
      </w:r>
      <w:r>
        <w:rPr>
          <w:spacing w:val="-28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spacing w:val="-29"/>
          <w:w w:val="110"/>
        </w:rPr>
        <w:t xml:space="preserve"> </w:t>
      </w:r>
      <w:r>
        <w:rPr>
          <w:w w:val="110"/>
        </w:rPr>
        <w:t>are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un</w:t>
      </w:r>
      <w:r>
        <w:rPr>
          <w:spacing w:val="-2"/>
          <w:w w:val="110"/>
        </w:rPr>
        <w:t>likely</w:t>
      </w:r>
      <w:r>
        <w:rPr>
          <w:spacing w:val="27"/>
          <w:w w:val="104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easily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ifie</w:t>
      </w:r>
      <w:r>
        <w:rPr>
          <w:spacing w:val="-1"/>
          <w:w w:val="110"/>
        </w:rPr>
        <w:t>d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full-disk</w:t>
      </w:r>
      <w:r>
        <w:rPr>
          <w:spacing w:val="-6"/>
          <w:w w:val="110"/>
        </w:rPr>
        <w:t xml:space="preserve"> </w:t>
      </w:r>
      <w:proofErr w:type="gramStart"/>
      <w:r>
        <w:rPr>
          <w:spacing w:val="-2"/>
          <w:w w:val="110"/>
        </w:rPr>
        <w:t>s</w:t>
      </w:r>
      <w:r>
        <w:rPr>
          <w:spacing w:val="-1"/>
          <w:w w:val="110"/>
        </w:rPr>
        <w:t>pat</w:t>
      </w:r>
      <w:r>
        <w:rPr>
          <w:spacing w:val="-2"/>
          <w:w w:val="110"/>
        </w:rPr>
        <w:t>ially-i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egr</w:t>
      </w:r>
      <w:r>
        <w:rPr>
          <w:spacing w:val="-1"/>
          <w:w w:val="110"/>
        </w:rPr>
        <w:t>at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proofErr w:type="gramEnd"/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tru</w:t>
      </w:r>
      <w:r>
        <w:rPr>
          <w:spacing w:val="-2"/>
          <w:w w:val="110"/>
        </w:rPr>
        <w:t>me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s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like</w:t>
      </w:r>
      <w:r>
        <w:rPr>
          <w:spacing w:val="-6"/>
          <w:w w:val="110"/>
        </w:rPr>
        <w:t xml:space="preserve"> </w:t>
      </w:r>
      <w:r>
        <w:rPr>
          <w:w w:val="110"/>
        </w:rPr>
        <w:t>EVE</w:t>
      </w:r>
      <w:r>
        <w:rPr>
          <w:spacing w:val="-6"/>
          <w:w w:val="110"/>
        </w:rPr>
        <w:t xml:space="preserve"> </w:t>
      </w:r>
      <w:r>
        <w:rPr>
          <w:w w:val="110"/>
        </w:rPr>
        <w:t>because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nhan</w:t>
      </w:r>
      <w:r>
        <w:rPr>
          <w:spacing w:val="-2"/>
          <w:w w:val="110"/>
        </w:rPr>
        <w:t>ce</w:t>
      </w:r>
      <w:r>
        <w:rPr>
          <w:spacing w:val="-1"/>
          <w:w w:val="110"/>
        </w:rPr>
        <w:t>d</w:t>
      </w:r>
      <w:r>
        <w:rPr>
          <w:spacing w:val="77"/>
          <w:w w:val="110"/>
        </w:rPr>
        <w:t xml:space="preserve"> </w:t>
      </w:r>
      <w:r>
        <w:rPr>
          <w:w w:val="110"/>
        </w:rPr>
        <w:t>emission</w:t>
      </w:r>
      <w:r>
        <w:rPr>
          <w:spacing w:val="-23"/>
          <w:w w:val="110"/>
        </w:rPr>
        <w:t xml:space="preserve"> </w:t>
      </w:r>
      <w:r>
        <w:rPr>
          <w:w w:val="110"/>
        </w:rPr>
        <w:t>nearly</w:t>
      </w:r>
      <w:r>
        <w:rPr>
          <w:spacing w:val="-22"/>
          <w:w w:val="110"/>
        </w:rPr>
        <w:t xml:space="preserve"> </w:t>
      </w:r>
      <w:r>
        <w:rPr>
          <w:w w:val="110"/>
        </w:rPr>
        <w:t>cancels</w:t>
      </w:r>
      <w:r>
        <w:rPr>
          <w:spacing w:val="-23"/>
          <w:w w:val="110"/>
        </w:rPr>
        <w:t xml:space="preserve"> </w:t>
      </w:r>
      <w:r>
        <w:rPr>
          <w:w w:val="110"/>
        </w:rPr>
        <w:t>out</w:t>
      </w:r>
      <w:r>
        <w:rPr>
          <w:spacing w:val="-23"/>
          <w:w w:val="110"/>
        </w:rPr>
        <w:t xml:space="preserve"> </w:t>
      </w:r>
      <w:r>
        <w:rPr>
          <w:w w:val="110"/>
        </w:rPr>
        <w:t>the</w:t>
      </w:r>
      <w:r>
        <w:rPr>
          <w:spacing w:val="-22"/>
          <w:w w:val="110"/>
        </w:rPr>
        <w:t xml:space="preserve"> </w:t>
      </w:r>
      <w:r>
        <w:rPr>
          <w:w w:val="110"/>
        </w:rPr>
        <w:t>dimmed</w:t>
      </w:r>
      <w:r>
        <w:rPr>
          <w:spacing w:val="-23"/>
          <w:w w:val="110"/>
        </w:rPr>
        <w:t xml:space="preserve"> </w:t>
      </w:r>
      <w:r>
        <w:rPr>
          <w:w w:val="110"/>
        </w:rPr>
        <w:t>emission</w:t>
      </w:r>
      <w:r>
        <w:rPr>
          <w:spacing w:val="-23"/>
          <w:w w:val="110"/>
        </w:rPr>
        <w:t xml:space="preserve"> </w:t>
      </w:r>
      <w:r>
        <w:rPr>
          <w:spacing w:val="-2"/>
          <w:w w:val="110"/>
        </w:rPr>
        <w:t>w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</w:t>
      </w:r>
      <w:r>
        <w:rPr>
          <w:spacing w:val="-23"/>
          <w:w w:val="110"/>
        </w:rPr>
        <w:t xml:space="preserve"> </w:t>
      </w:r>
      <w:r>
        <w:rPr>
          <w:w w:val="110"/>
        </w:rPr>
        <w:t>summed.</w:t>
      </w:r>
    </w:p>
    <w:p w14:paraId="2DA170C0" w14:textId="77777777" w:rsidR="00FB4955" w:rsidRDefault="00FB4955">
      <w:pPr>
        <w:spacing w:before="9"/>
        <w:rPr>
          <w:rFonts w:ascii="Times New Roman" w:eastAsia="Times New Roman" w:hAnsi="Times New Roman" w:cs="Times New Roman"/>
        </w:rPr>
      </w:pPr>
    </w:p>
    <w:p w14:paraId="256F2F39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jc w:val="both"/>
        <w:rPr>
          <w:b w:val="0"/>
          <w:bCs w:val="0"/>
        </w:rPr>
      </w:pPr>
      <w:bookmarkStart w:id="96" w:name="Doppler_and_Bandpass_Dimming"/>
      <w:bookmarkStart w:id="97" w:name="_bookmark24"/>
      <w:bookmarkEnd w:id="96"/>
      <w:bookmarkEnd w:id="97"/>
      <w:r>
        <w:rPr>
          <w:w w:val="110"/>
        </w:rPr>
        <w:t>Doppler</w:t>
      </w:r>
      <w:r>
        <w:rPr>
          <w:spacing w:val="44"/>
          <w:w w:val="110"/>
        </w:rPr>
        <w:t xml:space="preserve"> </w:t>
      </w:r>
      <w:r>
        <w:rPr>
          <w:w w:val="110"/>
        </w:rPr>
        <w:t>and</w:t>
      </w:r>
      <w:r>
        <w:rPr>
          <w:spacing w:val="44"/>
          <w:w w:val="110"/>
        </w:rPr>
        <w:t xml:space="preserve"> </w:t>
      </w:r>
      <w:proofErr w:type="spellStart"/>
      <w:r>
        <w:rPr>
          <w:w w:val="110"/>
        </w:rPr>
        <w:t>Bandpass</w:t>
      </w:r>
      <w:proofErr w:type="spellEnd"/>
      <w:r>
        <w:rPr>
          <w:spacing w:val="45"/>
          <w:w w:val="110"/>
        </w:rPr>
        <w:t xml:space="preserve"> </w:t>
      </w:r>
      <w:r>
        <w:rPr>
          <w:w w:val="110"/>
        </w:rPr>
        <w:t>Dimming</w:t>
      </w:r>
    </w:p>
    <w:p w14:paraId="35735D66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5D2D4AB" w14:textId="77777777" w:rsidR="00FB4955" w:rsidRDefault="00E6617D">
      <w:pPr>
        <w:pStyle w:val="BodyText"/>
        <w:spacing w:before="162" w:line="452" w:lineRule="auto"/>
        <w:ind w:right="119" w:firstLine="576"/>
        <w:jc w:val="both"/>
      </w:pPr>
      <w:r>
        <w:rPr>
          <w:spacing w:val="-3"/>
          <w:w w:val="105"/>
        </w:rPr>
        <w:t>T</w:t>
      </w:r>
      <w:r>
        <w:rPr>
          <w:spacing w:val="-4"/>
          <w:w w:val="105"/>
        </w:rPr>
        <w:t>wo</w:t>
      </w:r>
      <w:r>
        <w:rPr>
          <w:spacing w:val="31"/>
          <w:w w:val="105"/>
        </w:rPr>
        <w:t xml:space="preserve"> </w:t>
      </w:r>
      <w:r>
        <w:rPr>
          <w:w w:val="105"/>
        </w:rPr>
        <w:t>additional</w:t>
      </w:r>
      <w:r>
        <w:rPr>
          <w:spacing w:val="31"/>
          <w:w w:val="105"/>
        </w:rPr>
        <w:t xml:space="preserve"> </w:t>
      </w:r>
      <w:r>
        <w:rPr>
          <w:w w:val="105"/>
        </w:rPr>
        <w:t>processes</w:t>
      </w:r>
      <w:r>
        <w:rPr>
          <w:spacing w:val="32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w w:val="105"/>
        </w:rPr>
        <w:t>theoretically</w:t>
      </w:r>
      <w:r>
        <w:rPr>
          <w:spacing w:val="32"/>
          <w:w w:val="105"/>
        </w:rPr>
        <w:t xml:space="preserve"> </w:t>
      </w:r>
      <w:r>
        <w:rPr>
          <w:w w:val="105"/>
        </w:rPr>
        <w:t>lead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61"/>
          <w:w w:val="110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8"/>
          <w:w w:val="105"/>
        </w:rPr>
        <w:t xml:space="preserve"> </w:t>
      </w:r>
      <w:r>
        <w:rPr>
          <w:w w:val="105"/>
        </w:rPr>
        <w:t>range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both</w:t>
      </w:r>
      <w:r>
        <w:rPr>
          <w:spacing w:val="9"/>
          <w:w w:val="105"/>
        </w:rPr>
        <w:t xml:space="preserve"> </w:t>
      </w:r>
      <w:r>
        <w:rPr>
          <w:w w:val="105"/>
        </w:rPr>
        <w:t>result</w:t>
      </w:r>
      <w:r>
        <w:rPr>
          <w:spacing w:val="8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Doppler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ects</w:t>
      </w:r>
      <w:proofErr w:type="spellEnd"/>
      <w:r>
        <w:rPr>
          <w:w w:val="105"/>
        </w:rPr>
        <w:t>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9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ee</w:t>
      </w:r>
      <w:r>
        <w:rPr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gi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name</w:t>
      </w:r>
      <w:r>
        <w:rPr>
          <w:spacing w:val="8"/>
          <w:w w:val="105"/>
        </w:rPr>
        <w:t xml:space="preserve"> </w:t>
      </w:r>
      <w:r>
        <w:rPr>
          <w:w w:val="105"/>
        </w:rPr>
        <w:t>”Doppler</w:t>
      </w:r>
      <w:r>
        <w:rPr>
          <w:spacing w:val="28"/>
          <w:w w:val="116"/>
        </w:rPr>
        <w:t xml:space="preserve"> </w:t>
      </w:r>
      <w:r>
        <w:rPr>
          <w:w w:val="105"/>
        </w:rPr>
        <w:t>dimming”.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type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dimming,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onant</w:t>
      </w:r>
      <w:r>
        <w:rPr>
          <w:spacing w:val="-2"/>
          <w:w w:val="105"/>
        </w:rPr>
        <w:t xml:space="preserve"> </w:t>
      </w:r>
      <w:r>
        <w:rPr>
          <w:w w:val="105"/>
        </w:rPr>
        <w:t>fluorescence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gh</w:t>
      </w:r>
      <w:r>
        <w:rPr>
          <w:spacing w:val="-3"/>
          <w:w w:val="105"/>
        </w:rPr>
        <w:t>-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eloci</w:t>
      </w:r>
      <w:r>
        <w:rPr>
          <w:spacing w:val="-2"/>
          <w:w w:val="105"/>
        </w:rPr>
        <w:t>ty,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mot</w:t>
      </w:r>
      <w:r>
        <w:rPr>
          <w:spacing w:val="-2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cloud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plasma</w:t>
      </w:r>
      <w:r>
        <w:rPr>
          <w:spacing w:val="25"/>
          <w:w w:val="111"/>
        </w:rPr>
        <w:t xml:space="preserve"> </w:t>
      </w:r>
      <w:r>
        <w:rPr>
          <w:w w:val="105"/>
        </w:rPr>
        <w:t>(e.g.,</w:t>
      </w:r>
      <w:r>
        <w:rPr>
          <w:spacing w:val="42"/>
          <w:w w:val="105"/>
        </w:rPr>
        <w:t xml:space="preserve"> </w:t>
      </w:r>
      <w:r>
        <w:rPr>
          <w:w w:val="105"/>
        </w:rPr>
        <w:t>CME)</w:t>
      </w:r>
      <w:r>
        <w:rPr>
          <w:spacing w:val="38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our</w:t>
      </w:r>
      <w:r>
        <w:rPr>
          <w:spacing w:val="-2"/>
          <w:w w:val="105"/>
        </w:rPr>
        <w:t>ce</w:t>
      </w:r>
      <w:r>
        <w:rPr>
          <w:spacing w:val="39"/>
          <w:w w:val="105"/>
        </w:rPr>
        <w:t xml:space="preserve"> </w:t>
      </w:r>
      <w:r>
        <w:rPr>
          <w:w w:val="105"/>
        </w:rPr>
        <w:t>population</w:t>
      </w:r>
      <w:r>
        <w:rPr>
          <w:spacing w:val="38"/>
          <w:w w:val="105"/>
        </w:rPr>
        <w:t xml:space="preserve"> </w:t>
      </w:r>
      <w:r>
        <w:rPr>
          <w:w w:val="105"/>
        </w:rPr>
        <w:t>(solar</w:t>
      </w:r>
      <w:r>
        <w:rPr>
          <w:spacing w:val="38"/>
          <w:w w:val="105"/>
        </w:rPr>
        <w:t xml:space="preserve"> </w:t>
      </w:r>
      <w:r>
        <w:rPr>
          <w:w w:val="105"/>
        </w:rPr>
        <w:t>emission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)</w:t>
      </w:r>
      <w:r>
        <w:rPr>
          <w:spacing w:val="38"/>
          <w:w w:val="105"/>
        </w:rPr>
        <w:t xml:space="preserve"> </w:t>
      </w:r>
      <w:r>
        <w:rPr>
          <w:w w:val="105"/>
        </w:rPr>
        <w:t>can</w:t>
      </w:r>
      <w:r>
        <w:rPr>
          <w:spacing w:val="38"/>
          <w:w w:val="105"/>
        </w:rPr>
        <w:t xml:space="preserve"> </w:t>
      </w:r>
      <w:r>
        <w:rPr>
          <w:w w:val="105"/>
        </w:rPr>
        <w:t>decrease</w:t>
      </w:r>
      <w:r>
        <w:rPr>
          <w:spacing w:val="39"/>
          <w:w w:val="105"/>
        </w:rPr>
        <w:t xml:space="preserve"> </w:t>
      </w:r>
      <w:r>
        <w:rPr>
          <w:w w:val="105"/>
        </w:rPr>
        <w:t>as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tant</w:t>
      </w:r>
      <w:r>
        <w:rPr>
          <w:spacing w:val="39"/>
          <w:w w:val="105"/>
        </w:rPr>
        <w:t xml:space="preserve"> </w:t>
      </w:r>
      <w:r>
        <w:rPr>
          <w:w w:val="105"/>
        </w:rPr>
        <w:t>Doppler</w:t>
      </w:r>
      <w:r>
        <w:rPr>
          <w:spacing w:val="39"/>
          <w:w w:val="116"/>
        </w:rPr>
        <w:t xml:space="preserve"> </w:t>
      </w:r>
      <w:r>
        <w:rPr>
          <w:w w:val="105"/>
        </w:rPr>
        <w:t>shift</w:t>
      </w:r>
      <w:r>
        <w:rPr>
          <w:spacing w:val="20"/>
          <w:w w:val="105"/>
        </w:rPr>
        <w:t xml:space="preserve"> </w:t>
      </w:r>
      <w:r>
        <w:rPr>
          <w:w w:val="105"/>
        </w:rPr>
        <w:t>becomes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 w:eastAsia="Apple Symbols" w:hAnsi="Apple Symbols" w:cs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05"/>
        </w:rPr>
        <w:t>large</w:t>
      </w:r>
      <w:r>
        <w:rPr>
          <w:spacing w:val="20"/>
          <w:w w:val="105"/>
        </w:rPr>
        <w:t xml:space="preserve"> </w:t>
      </w:r>
      <w:r>
        <w:rPr>
          <w:w w:val="105"/>
        </w:rPr>
        <w:t>(see</w:t>
      </w:r>
      <w:r>
        <w:rPr>
          <w:spacing w:val="20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3.8;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Hyder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Lites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1970).</w:t>
      </w:r>
      <w:r>
        <w:rPr>
          <w:spacing w:val="53"/>
          <w:w w:val="105"/>
        </w:rPr>
        <w:t xml:space="preserve"> </w:t>
      </w:r>
      <w:r>
        <w:rPr>
          <w:w w:val="105"/>
        </w:rPr>
        <w:t>Here,</w:t>
      </w:r>
      <w:r>
        <w:rPr>
          <w:spacing w:val="21"/>
          <w:w w:val="105"/>
        </w:rPr>
        <w:t xml:space="preserve"> </w:t>
      </w:r>
      <w:r>
        <w:rPr>
          <w:w w:val="105"/>
        </w:rPr>
        <w:t>Doppler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tak</w:t>
      </w:r>
      <w:r>
        <w:rPr>
          <w:spacing w:val="-3"/>
          <w:w w:val="105"/>
        </w:rPr>
        <w:t>es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spacing w:val="32"/>
          <w:w w:val="138"/>
        </w:rPr>
        <w:t xml:space="preserve"> </w:t>
      </w:r>
      <w:r>
        <w:rPr>
          <w:w w:val="105"/>
        </w:rPr>
        <w:t>due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eloci</w:t>
      </w:r>
      <w:r>
        <w:rPr>
          <w:spacing w:val="-1"/>
          <w:w w:val="105"/>
        </w:rPr>
        <w:t>ty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wee</w:t>
      </w:r>
      <w:r>
        <w:rPr>
          <w:spacing w:val="-1"/>
          <w:w w:val="105"/>
        </w:rPr>
        <w:t>n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source</w:t>
      </w:r>
      <w:r>
        <w:rPr>
          <w:spacing w:val="39"/>
          <w:w w:val="105"/>
        </w:rPr>
        <w:t xml:space="preserve"> </w:t>
      </w:r>
      <w:r>
        <w:rPr>
          <w:w w:val="105"/>
        </w:rPr>
        <w:t>(the</w:t>
      </w:r>
      <w:r>
        <w:rPr>
          <w:spacing w:val="39"/>
          <w:w w:val="105"/>
        </w:rPr>
        <w:t xml:space="preserve"> </w:t>
      </w:r>
      <w:r>
        <w:rPr>
          <w:w w:val="105"/>
        </w:rPr>
        <w:t>Sun)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w w:val="105"/>
        </w:rPr>
        <w:t>scattering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um</w:t>
      </w:r>
      <w:r>
        <w:rPr>
          <w:spacing w:val="40"/>
          <w:w w:val="105"/>
        </w:rPr>
        <w:t xml:space="preserve"> </w:t>
      </w:r>
      <w:r>
        <w:rPr>
          <w:w w:val="105"/>
        </w:rPr>
        <w:t>(the</w:t>
      </w:r>
      <w:r>
        <w:rPr>
          <w:spacing w:val="39"/>
          <w:w w:val="105"/>
        </w:rPr>
        <w:t xml:space="preserve"> </w:t>
      </w:r>
      <w:r>
        <w:rPr>
          <w:w w:val="105"/>
        </w:rPr>
        <w:t>CME)</w:t>
      </w:r>
      <w:r>
        <w:rPr>
          <w:spacing w:val="29"/>
          <w:w w:val="11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independent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2"/>
          <w:w w:val="105"/>
        </w:rPr>
        <w:t>gle</w:t>
      </w:r>
      <w:r>
        <w:rPr>
          <w:spacing w:val="-1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nom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non</w:t>
      </w:r>
      <w:r>
        <w:rPr>
          <w:spacing w:val="47"/>
          <w:w w:val="105"/>
        </w:rPr>
        <w:t xml:space="preserve"> </w:t>
      </w:r>
      <w:r>
        <w:rPr>
          <w:w w:val="105"/>
        </w:rPr>
        <w:t>has</w:t>
      </w:r>
      <w:r>
        <w:rPr>
          <w:spacing w:val="47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ee</w:t>
      </w:r>
      <w:r>
        <w:rPr>
          <w:w w:val="105"/>
        </w:rPr>
        <w:t>n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kn</w:t>
      </w:r>
      <w:r>
        <w:rPr>
          <w:spacing w:val="-3"/>
          <w:w w:val="105"/>
        </w:rPr>
        <w:t>ow</w:t>
      </w:r>
      <w:r>
        <w:rPr>
          <w:spacing w:val="-2"/>
          <w:w w:val="105"/>
        </w:rPr>
        <w:t>n</w:t>
      </w:r>
      <w:r>
        <w:rPr>
          <w:spacing w:val="48"/>
          <w:w w:val="105"/>
        </w:rPr>
        <w:t xml:space="preserve"> </w:t>
      </w:r>
      <w:r>
        <w:rPr>
          <w:w w:val="105"/>
        </w:rPr>
        <w:t>for</w:t>
      </w:r>
      <w:r>
        <w:rPr>
          <w:spacing w:val="47"/>
          <w:w w:val="105"/>
        </w:rPr>
        <w:t xml:space="preserve"> </w:t>
      </w:r>
      <w:r>
        <w:rPr>
          <w:w w:val="105"/>
        </w:rPr>
        <w:t>decades</w:t>
      </w:r>
      <w:r>
        <w:rPr>
          <w:spacing w:val="47"/>
          <w:w w:val="105"/>
        </w:rPr>
        <w:t xml:space="preserve"> </w:t>
      </w:r>
      <w:r>
        <w:rPr>
          <w:w w:val="105"/>
        </w:rPr>
        <w:t>for</w:t>
      </w:r>
      <w:r>
        <w:rPr>
          <w:spacing w:val="45"/>
          <w:w w:val="106"/>
        </w:rPr>
        <w:t xml:space="preserve"> </w:t>
      </w:r>
      <w:proofErr w:type="spellStart"/>
      <w:r>
        <w:rPr>
          <w:w w:val="105"/>
        </w:rPr>
        <w:t>cometary</w:t>
      </w:r>
      <w:proofErr w:type="spellEnd"/>
      <w:r>
        <w:rPr>
          <w:spacing w:val="20"/>
          <w:w w:val="105"/>
        </w:rPr>
        <w:t xml:space="preserve"> </w:t>
      </w:r>
      <w:r>
        <w:rPr>
          <w:w w:val="105"/>
        </w:rPr>
        <w:t>emissions</w:t>
      </w:r>
      <w:r>
        <w:rPr>
          <w:spacing w:val="21"/>
          <w:w w:val="105"/>
        </w:rPr>
        <w:t xml:space="preserve"> </w:t>
      </w:r>
      <w:r>
        <w:rPr>
          <w:w w:val="105"/>
        </w:rPr>
        <w:t>(Swings,</w:t>
      </w:r>
      <w:r>
        <w:rPr>
          <w:spacing w:val="20"/>
          <w:w w:val="105"/>
        </w:rPr>
        <w:t xml:space="preserve"> </w:t>
      </w:r>
      <w:r>
        <w:rPr>
          <w:w w:val="105"/>
        </w:rPr>
        <w:t>1941;</w:t>
      </w:r>
      <w:r>
        <w:rPr>
          <w:spacing w:val="21"/>
          <w:w w:val="105"/>
        </w:rPr>
        <w:t xml:space="preserve"> </w:t>
      </w:r>
      <w:r>
        <w:rPr>
          <w:w w:val="105"/>
        </w:rPr>
        <w:t>Greenstein,</w:t>
      </w:r>
      <w:r>
        <w:rPr>
          <w:spacing w:val="21"/>
          <w:w w:val="105"/>
        </w:rPr>
        <w:t xml:space="preserve"> </w:t>
      </w:r>
      <w:r>
        <w:rPr>
          <w:w w:val="105"/>
        </w:rPr>
        <w:t>1958)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has</w:t>
      </w:r>
      <w:r>
        <w:rPr>
          <w:spacing w:val="21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ee</w:t>
      </w:r>
      <w:r>
        <w:rPr>
          <w:w w:val="105"/>
        </w:rPr>
        <w:t>n</w:t>
      </w:r>
      <w:r>
        <w:rPr>
          <w:spacing w:val="20"/>
          <w:w w:val="105"/>
        </w:rPr>
        <w:t xml:space="preserve"> </w:t>
      </w:r>
      <w:r>
        <w:rPr>
          <w:w w:val="105"/>
        </w:rPr>
        <w:t>documented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proofErr w:type="spellStart"/>
      <w:r>
        <w:rPr>
          <w:spacing w:val="-2"/>
          <w:w w:val="105"/>
        </w:rPr>
        <w:t>c</w:t>
      </w:r>
      <w:r>
        <w:rPr>
          <w:spacing w:val="-1"/>
          <w:w w:val="105"/>
        </w:rPr>
        <w:t>hrom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ic</w:t>
      </w:r>
      <w:proofErr w:type="spellEnd"/>
      <w:r>
        <w:rPr>
          <w:spacing w:val="28"/>
          <w:w w:val="99"/>
        </w:rPr>
        <w:t xml:space="preserve"> </w:t>
      </w:r>
      <w:r>
        <w:rPr>
          <w:w w:val="105"/>
        </w:rPr>
        <w:t>lines</w:t>
      </w:r>
      <w:r>
        <w:rPr>
          <w:spacing w:val="29"/>
          <w:w w:val="105"/>
        </w:rPr>
        <w:t xml:space="preserve"> </w:t>
      </w:r>
      <w:r>
        <w:rPr>
          <w:w w:val="105"/>
        </w:rPr>
        <w:t>associated</w:t>
      </w:r>
      <w:r>
        <w:rPr>
          <w:spacing w:val="31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Labrosse</w:t>
      </w:r>
      <w:proofErr w:type="spellEnd"/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proofErr w:type="spellStart"/>
      <w:r>
        <w:rPr>
          <w:spacing w:val="-2"/>
          <w:w w:val="105"/>
        </w:rPr>
        <w:t>Mcgli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y</w:t>
      </w:r>
      <w:proofErr w:type="spellEnd"/>
      <w:r>
        <w:rPr>
          <w:spacing w:val="-1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2012)</w:t>
      </w:r>
      <w:r>
        <w:rPr>
          <w:spacing w:val="31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3"/>
          <w:w w:val="105"/>
        </w:rPr>
        <w:t>well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coronal</w:t>
      </w:r>
      <w:r>
        <w:rPr>
          <w:spacing w:val="30"/>
          <w:w w:val="105"/>
        </w:rPr>
        <w:t xml:space="preserve"> </w:t>
      </w:r>
      <w:r>
        <w:rPr>
          <w:w w:val="105"/>
        </w:rPr>
        <w:t>lines</w:t>
      </w:r>
      <w:r>
        <w:rPr>
          <w:spacing w:val="30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u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</w:t>
      </w:r>
      <w:r>
        <w:rPr>
          <w:spacing w:val="41"/>
          <w:w w:val="110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O</w:t>
      </w:r>
      <w:r>
        <w:rPr>
          <w:spacing w:val="30"/>
          <w:w w:val="105"/>
        </w:rPr>
        <w:t xml:space="preserve"> </w:t>
      </w:r>
      <w:r>
        <w:rPr>
          <w:w w:val="105"/>
        </w:rPr>
        <w:t>VI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w w:val="105"/>
        </w:rPr>
        <w:t>p</w:t>
      </w:r>
      <w:r>
        <w:rPr>
          <w:spacing w:val="1"/>
          <w:w w:val="105"/>
        </w:rPr>
        <w:t>ol</w:t>
      </w:r>
      <w:r>
        <w:rPr>
          <w:w w:val="105"/>
        </w:rPr>
        <w:t>ar</w:t>
      </w:r>
      <w:r>
        <w:rPr>
          <w:spacing w:val="31"/>
          <w:w w:val="105"/>
        </w:rPr>
        <w:t xml:space="preserve"> </w:t>
      </w:r>
      <w:r>
        <w:rPr>
          <w:w w:val="105"/>
        </w:rPr>
        <w:t>coronal</w:t>
      </w:r>
      <w:r>
        <w:rPr>
          <w:spacing w:val="30"/>
          <w:w w:val="105"/>
        </w:rPr>
        <w:t xml:space="preserve"> </w:t>
      </w:r>
      <w:proofErr w:type="gramStart"/>
      <w:r>
        <w:rPr>
          <w:spacing w:val="-1"/>
          <w:w w:val="105"/>
        </w:rPr>
        <w:t>h</w:t>
      </w:r>
      <w:r>
        <w:rPr>
          <w:spacing w:val="-2"/>
          <w:w w:val="105"/>
        </w:rPr>
        <w:t>ole</w:t>
      </w:r>
      <w:proofErr w:type="gramEnd"/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flows</w:t>
      </w:r>
      <w:r>
        <w:rPr>
          <w:spacing w:val="30"/>
          <w:w w:val="105"/>
        </w:rPr>
        <w:t xml:space="preserve"> </w:t>
      </w:r>
      <w:r>
        <w:rPr>
          <w:w w:val="105"/>
        </w:rPr>
        <w:t>(Giordano</w:t>
      </w:r>
      <w:r>
        <w:rPr>
          <w:spacing w:val="31"/>
          <w:w w:val="105"/>
        </w:rPr>
        <w:t xml:space="preserve"> </w:t>
      </w:r>
      <w:r>
        <w:rPr>
          <w:w w:val="105"/>
        </w:rPr>
        <w:t>et</w:t>
      </w:r>
      <w:r>
        <w:rPr>
          <w:spacing w:val="30"/>
          <w:w w:val="105"/>
        </w:rPr>
        <w:t xml:space="preserve"> </w:t>
      </w:r>
      <w:r>
        <w:rPr>
          <w:w w:val="105"/>
        </w:rPr>
        <w:t>al.,</w:t>
      </w:r>
      <w:r>
        <w:rPr>
          <w:spacing w:val="30"/>
          <w:w w:val="105"/>
        </w:rPr>
        <w:t xml:space="preserve"> </w:t>
      </w:r>
      <w:r>
        <w:rPr>
          <w:w w:val="105"/>
        </w:rPr>
        <w:t>2000).</w:t>
      </w:r>
      <w:r>
        <w:rPr>
          <w:spacing w:val="28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majority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EUV</w:t>
      </w:r>
      <w:r>
        <w:rPr>
          <w:spacing w:val="31"/>
          <w:w w:val="103"/>
        </w:rPr>
        <w:t xml:space="preserve"> </w:t>
      </w:r>
      <w:r>
        <w:rPr>
          <w:w w:val="105"/>
        </w:rPr>
        <w:t>emission</w:t>
      </w:r>
      <w:r>
        <w:rPr>
          <w:spacing w:val="33"/>
          <w:w w:val="105"/>
        </w:rPr>
        <w:t xml:space="preserve"> </w:t>
      </w:r>
      <w:r>
        <w:rPr>
          <w:w w:val="105"/>
        </w:rPr>
        <w:t>lines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corona</w:t>
      </w:r>
      <w:r>
        <w:rPr>
          <w:spacing w:val="33"/>
          <w:w w:val="105"/>
        </w:rPr>
        <w:t xml:space="preserve"> </w:t>
      </w:r>
      <w:r>
        <w:rPr>
          <w:w w:val="105"/>
        </w:rPr>
        <w:t>are</w:t>
      </w:r>
      <w:r>
        <w:rPr>
          <w:spacing w:val="33"/>
          <w:w w:val="105"/>
        </w:rPr>
        <w:t xml:space="preserve"> </w:t>
      </w:r>
      <w:proofErr w:type="spellStart"/>
      <w:r>
        <w:rPr>
          <w:spacing w:val="-2"/>
          <w:w w:val="105"/>
        </w:rPr>
        <w:t>collisi</w:t>
      </w:r>
      <w:r>
        <w:rPr>
          <w:spacing w:val="-1"/>
          <w:w w:val="105"/>
        </w:rPr>
        <w:t>onal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proofErr w:type="spellEnd"/>
      <w:r>
        <w:rPr>
          <w:spacing w:val="33"/>
          <w:w w:val="105"/>
        </w:rPr>
        <w:t xml:space="preserve"> </w:t>
      </w:r>
      <w:r>
        <w:rPr>
          <w:w w:val="105"/>
        </w:rPr>
        <w:t>dominated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.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onant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w w:val="105"/>
        </w:rPr>
        <w:t>excited,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w w:val="105"/>
        </w:rPr>
        <w:t>will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13"/>
        </w:rPr>
        <w:t xml:space="preserve"> </w:t>
      </w:r>
      <w:r>
        <w:rPr>
          <w:w w:val="105"/>
        </w:rPr>
        <w:t>exhibit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w w:val="105"/>
        </w:rPr>
        <w:t>.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Furth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rmor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dimming</w:t>
      </w:r>
      <w:r>
        <w:rPr>
          <w:spacing w:val="11"/>
          <w:w w:val="105"/>
        </w:rPr>
        <w:t xml:space="preserve"> </w:t>
      </w:r>
      <w:r>
        <w:rPr>
          <w:w w:val="105"/>
        </w:rPr>
        <w:t>region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CME</w:t>
      </w:r>
      <w:r>
        <w:rPr>
          <w:spacing w:val="11"/>
          <w:w w:val="105"/>
        </w:rPr>
        <w:t xml:space="preserve"> </w:t>
      </w:r>
      <w:r>
        <w:rPr>
          <w:w w:val="105"/>
        </w:rPr>
        <w:t>itself,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outside</w:t>
      </w:r>
      <w:r>
        <w:rPr>
          <w:spacing w:val="21"/>
          <w:w w:val="99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field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view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EUV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observing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solar</w:t>
      </w:r>
      <w:r>
        <w:rPr>
          <w:spacing w:val="12"/>
          <w:w w:val="105"/>
        </w:rPr>
        <w:t xml:space="preserve"> </w:t>
      </w:r>
      <w:r>
        <w:rPr>
          <w:w w:val="105"/>
        </w:rPr>
        <w:t>disk.</w:t>
      </w:r>
      <w:r>
        <w:rPr>
          <w:spacing w:val="37"/>
          <w:w w:val="105"/>
        </w:rPr>
        <w:t xml:space="preserve"> </w:t>
      </w:r>
      <w:r>
        <w:rPr>
          <w:w w:val="105"/>
        </w:rPr>
        <w:t>Therefore,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possible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diagnose</w:t>
      </w:r>
      <w:r>
        <w:rPr>
          <w:spacing w:val="22"/>
          <w:w w:val="99"/>
        </w:rPr>
        <w:t xml:space="preserve"> </w:t>
      </w: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w w:val="105"/>
        </w:rPr>
        <w:t>type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dimming</w:t>
      </w:r>
      <w:r>
        <w:rPr>
          <w:spacing w:val="33"/>
          <w:w w:val="105"/>
        </w:rPr>
        <w:t xml:space="preserve"> </w:t>
      </w:r>
      <w:r>
        <w:rPr>
          <w:w w:val="105"/>
        </w:rPr>
        <w:t>when</w:t>
      </w:r>
      <w:r>
        <w:rPr>
          <w:spacing w:val="32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pronounced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onant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excited</w:t>
      </w:r>
      <w:r>
        <w:rPr>
          <w:spacing w:val="33"/>
          <w:w w:val="105"/>
        </w:rPr>
        <w:t xml:space="preserve"> </w:t>
      </w:r>
      <w:r>
        <w:rPr>
          <w:w w:val="105"/>
        </w:rPr>
        <w:t>lines</w:t>
      </w:r>
      <w:r>
        <w:rPr>
          <w:spacing w:val="33"/>
          <w:w w:val="105"/>
        </w:rPr>
        <w:t xml:space="preserve"> </w:t>
      </w:r>
      <w:r>
        <w:rPr>
          <w:w w:val="105"/>
        </w:rPr>
        <w:t>but</w:t>
      </w:r>
      <w:r>
        <w:rPr>
          <w:spacing w:val="33"/>
          <w:w w:val="105"/>
        </w:rPr>
        <w:t xml:space="preserve"> </w:t>
      </w:r>
      <w:r>
        <w:rPr>
          <w:w w:val="105"/>
        </w:rPr>
        <w:t>d</w:t>
      </w:r>
      <w:r>
        <w:rPr>
          <w:spacing w:val="1"/>
          <w:w w:val="105"/>
        </w:rPr>
        <w:t>oes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w w:val="105"/>
        </w:rPr>
        <w:t>manifest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10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lines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tud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d</w:t>
      </w:r>
      <w:r>
        <w:rPr>
          <w:spacing w:val="26"/>
          <w:w w:val="105"/>
        </w:rPr>
        <w:t xml:space="preserve"> </w:t>
      </w:r>
      <w:r>
        <w:rPr>
          <w:w w:val="105"/>
        </w:rPr>
        <w:t>herein.</w:t>
      </w:r>
    </w:p>
    <w:p w14:paraId="243569F5" w14:textId="77777777" w:rsidR="00FB4955" w:rsidRDefault="00E6617D">
      <w:pPr>
        <w:pStyle w:val="BodyText"/>
        <w:spacing w:before="11" w:line="449" w:lineRule="auto"/>
        <w:ind w:right="118" w:firstLine="576"/>
        <w:jc w:val="both"/>
      </w:pP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second</w:t>
      </w:r>
      <w:r>
        <w:rPr>
          <w:spacing w:val="21"/>
          <w:w w:val="110"/>
        </w:rPr>
        <w:t xml:space="preserve"> </w:t>
      </w:r>
      <w:r>
        <w:rPr>
          <w:w w:val="110"/>
        </w:rPr>
        <w:t>type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dimming</w:t>
      </w:r>
      <w:r>
        <w:rPr>
          <w:spacing w:val="21"/>
          <w:w w:val="110"/>
        </w:rPr>
        <w:t xml:space="preserve"> </w:t>
      </w:r>
      <w:r>
        <w:rPr>
          <w:w w:val="110"/>
        </w:rPr>
        <w:t>that</w:t>
      </w:r>
      <w:r>
        <w:rPr>
          <w:spacing w:val="20"/>
          <w:w w:val="110"/>
        </w:rPr>
        <w:t xml:space="preserve"> </w:t>
      </w:r>
      <w:r>
        <w:rPr>
          <w:w w:val="110"/>
        </w:rPr>
        <w:t>results</w:t>
      </w:r>
      <w:r>
        <w:rPr>
          <w:spacing w:val="21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om</w:t>
      </w:r>
      <w:r>
        <w:rPr>
          <w:spacing w:val="20"/>
          <w:w w:val="110"/>
        </w:rPr>
        <w:t xml:space="preserve"> </w:t>
      </w:r>
      <w:r>
        <w:rPr>
          <w:w w:val="110"/>
        </w:rPr>
        <w:t>a</w:t>
      </w:r>
      <w:r>
        <w:rPr>
          <w:spacing w:val="21"/>
          <w:w w:val="110"/>
        </w:rPr>
        <w:t xml:space="preserve"> </w:t>
      </w:r>
      <w:r>
        <w:rPr>
          <w:w w:val="110"/>
        </w:rPr>
        <w:t>Doppler</w:t>
      </w:r>
      <w:r>
        <w:rPr>
          <w:spacing w:val="20"/>
          <w:w w:val="110"/>
        </w:rPr>
        <w:t xml:space="preserve"> </w:t>
      </w:r>
      <w:proofErr w:type="spellStart"/>
      <w:r>
        <w:rPr>
          <w:w w:val="110"/>
        </w:rPr>
        <w:t>e</w:t>
      </w:r>
      <w:r>
        <w:rPr>
          <w:rFonts w:ascii="Apple Symbols" w:eastAsia="Apple Symbols" w:hAnsi="Apple Symbols" w:cs="Apple Symbols"/>
          <w:w w:val="110"/>
        </w:rPr>
        <w:t>↵</w:t>
      </w:r>
      <w:r>
        <w:rPr>
          <w:w w:val="110"/>
        </w:rPr>
        <w:t>ect</w:t>
      </w:r>
      <w:proofErr w:type="spellEnd"/>
      <w:r>
        <w:rPr>
          <w:spacing w:val="21"/>
          <w:w w:val="110"/>
        </w:rPr>
        <w:t xml:space="preserve"> </w:t>
      </w:r>
      <w:r>
        <w:rPr>
          <w:w w:val="110"/>
        </w:rPr>
        <w:t>is</w:t>
      </w:r>
      <w:r>
        <w:rPr>
          <w:spacing w:val="20"/>
          <w:w w:val="110"/>
        </w:rPr>
        <w:t xml:space="preserve"> </w:t>
      </w:r>
      <w:r>
        <w:rPr>
          <w:w w:val="110"/>
        </w:rPr>
        <w:t>one</w:t>
      </w:r>
      <w:r>
        <w:rPr>
          <w:spacing w:val="21"/>
          <w:w w:val="110"/>
        </w:rPr>
        <w:t xml:space="preserve"> </w:t>
      </w:r>
      <w:r>
        <w:rPr>
          <w:spacing w:val="-5"/>
          <w:w w:val="110"/>
        </w:rPr>
        <w:t>we</w:t>
      </w:r>
      <w:r>
        <w:rPr>
          <w:spacing w:val="20"/>
          <w:w w:val="110"/>
        </w:rPr>
        <w:t xml:space="preserve"> </w:t>
      </w:r>
      <w:r>
        <w:rPr>
          <w:w w:val="110"/>
        </w:rPr>
        <w:t>call</w:t>
      </w:r>
      <w:r>
        <w:rPr>
          <w:spacing w:val="21"/>
          <w:w w:val="110"/>
        </w:rPr>
        <w:t xml:space="preserve"> </w:t>
      </w:r>
      <w:r>
        <w:rPr>
          <w:w w:val="110"/>
        </w:rPr>
        <w:t>“</w:t>
      </w:r>
      <w:proofErr w:type="spellStart"/>
      <w:r>
        <w:rPr>
          <w:w w:val="110"/>
        </w:rPr>
        <w:t>bandpass</w:t>
      </w:r>
      <w:proofErr w:type="spellEnd"/>
      <w:r>
        <w:rPr>
          <w:spacing w:val="24"/>
        </w:rPr>
        <w:t xml:space="preserve"> </w:t>
      </w:r>
      <w:r>
        <w:rPr>
          <w:w w:val="110"/>
        </w:rPr>
        <w:t>dimming”.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ysical</w:t>
      </w:r>
      <w:r>
        <w:rPr>
          <w:spacing w:val="-17"/>
          <w:w w:val="110"/>
        </w:rPr>
        <w:t xml:space="preserve"> </w:t>
      </w:r>
      <w:r>
        <w:rPr>
          <w:w w:val="110"/>
        </w:rPr>
        <w:t>process</w:t>
      </w:r>
      <w:r>
        <w:rPr>
          <w:spacing w:val="-18"/>
          <w:w w:val="110"/>
        </w:rPr>
        <w:t xml:space="preserve"> </w:t>
      </w:r>
      <w:r>
        <w:rPr>
          <w:w w:val="110"/>
        </w:rPr>
        <w:t>is</w:t>
      </w:r>
      <w:r>
        <w:rPr>
          <w:spacing w:val="-18"/>
          <w:w w:val="110"/>
        </w:rPr>
        <w:t xml:space="preserve"> </w:t>
      </w:r>
      <w:r>
        <w:rPr>
          <w:w w:val="110"/>
        </w:rPr>
        <w:t>tied</w:t>
      </w:r>
      <w:r>
        <w:rPr>
          <w:spacing w:val="-17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proofErr w:type="gramStart"/>
      <w:r>
        <w:rPr>
          <w:spacing w:val="-2"/>
          <w:w w:val="110"/>
        </w:rPr>
        <w:t>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s</w:t>
      </w:r>
      <w:proofErr w:type="gramEnd"/>
      <w:r>
        <w:rPr>
          <w:spacing w:val="-17"/>
          <w:w w:val="110"/>
        </w:rPr>
        <w:t xml:space="preserve"> </w:t>
      </w:r>
      <w:r>
        <w:rPr>
          <w:w w:val="110"/>
        </w:rPr>
        <w:t>location</w:t>
      </w:r>
      <w:r>
        <w:rPr>
          <w:spacing w:val="-18"/>
          <w:w w:val="110"/>
        </w:rPr>
        <w:t xml:space="preserve"> </w:t>
      </w:r>
      <w:r>
        <w:rPr>
          <w:w w:val="110"/>
        </w:rPr>
        <w:t>similarly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7"/>
          <w:w w:val="110"/>
        </w:rPr>
        <w:t xml:space="preserve"> </w:t>
      </w:r>
      <w:r>
        <w:rPr>
          <w:w w:val="110"/>
        </w:rPr>
        <w:t>obscuration</w:t>
      </w:r>
      <w:r>
        <w:rPr>
          <w:spacing w:val="-18"/>
          <w:w w:val="110"/>
        </w:rPr>
        <w:t xml:space="preserve"> </w:t>
      </w:r>
      <w:r>
        <w:rPr>
          <w:w w:val="110"/>
        </w:rPr>
        <w:t>dimming</w:t>
      </w:r>
      <w:r>
        <w:rPr>
          <w:spacing w:val="32"/>
          <w:w w:val="99"/>
        </w:rPr>
        <w:t xml:space="preserve"> </w:t>
      </w:r>
      <w:r>
        <w:rPr>
          <w:w w:val="110"/>
        </w:rPr>
        <w:t>(see</w:t>
      </w:r>
      <w:r>
        <w:rPr>
          <w:spacing w:val="-6"/>
          <w:w w:val="110"/>
        </w:rPr>
        <w:t xml:space="preserve"> </w:t>
      </w:r>
      <w:r>
        <w:rPr>
          <w:w w:val="110"/>
        </w:rPr>
        <w:t>Section</w:t>
      </w:r>
      <w:r>
        <w:rPr>
          <w:spacing w:val="-6"/>
          <w:w w:val="110"/>
        </w:rPr>
        <w:t xml:space="preserve"> </w:t>
      </w:r>
      <w:r>
        <w:rPr>
          <w:w w:val="110"/>
        </w:rPr>
        <w:t>3.5).</w:t>
      </w:r>
      <w:r>
        <w:rPr>
          <w:spacing w:val="21"/>
          <w:w w:val="110"/>
        </w:rPr>
        <w:t xml:space="preserve"> </w:t>
      </w:r>
      <w:r>
        <w:rPr>
          <w:w w:val="110"/>
        </w:rPr>
        <w:t>Mass</w:t>
      </w:r>
      <w:r>
        <w:rPr>
          <w:spacing w:val="-6"/>
          <w:w w:val="110"/>
        </w:rPr>
        <w:t xml:space="preserve"> </w:t>
      </w:r>
      <w:r>
        <w:rPr>
          <w:w w:val="110"/>
        </w:rPr>
        <w:t>ejected</w:t>
      </w:r>
      <w:r>
        <w:rPr>
          <w:spacing w:val="-6"/>
          <w:w w:val="110"/>
        </w:rPr>
        <w:t xml:space="preserve"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ow</w:t>
      </w:r>
      <w:r>
        <w:rPr>
          <w:spacing w:val="-3"/>
          <w:w w:val="110"/>
        </w:rPr>
        <w:t>ard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</w:t>
      </w:r>
      <w:r>
        <w:rPr>
          <w:spacing w:val="-6"/>
          <w:w w:val="110"/>
        </w:rPr>
        <w:t xml:space="preserve"> </w:t>
      </w:r>
      <w:r>
        <w:rPr>
          <w:w w:val="110"/>
        </w:rPr>
        <w:t>will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ha</w:t>
      </w:r>
      <w:r>
        <w:rPr>
          <w:spacing w:val="-4"/>
          <w:w w:val="110"/>
        </w:rPr>
        <w:t>ve</w:t>
      </w:r>
      <w:r>
        <w:rPr>
          <w:spacing w:val="-6"/>
          <w:w w:val="110"/>
        </w:rPr>
        <w:t xml:space="preserve"> </w:t>
      </w:r>
      <w:r>
        <w:rPr>
          <w:w w:val="110"/>
        </w:rPr>
        <w:t>emissions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6"/>
          <w:w w:val="110"/>
        </w:rPr>
        <w:t xml:space="preserve"> </w:t>
      </w:r>
      <w:r>
        <w:rPr>
          <w:w w:val="110"/>
        </w:rPr>
        <w:t>necessarily</w:t>
      </w:r>
      <w:r>
        <w:rPr>
          <w:spacing w:val="-6"/>
          <w:w w:val="110"/>
        </w:rPr>
        <w:t xml:space="preserve"> </w:t>
      </w:r>
      <w:r>
        <w:rPr>
          <w:w w:val="110"/>
        </w:rPr>
        <w:t>blue-</w:t>
      </w:r>
      <w:r>
        <w:rPr>
          <w:spacing w:val="30"/>
          <w:w w:val="99"/>
        </w:rPr>
        <w:t xml:space="preserve"> </w:t>
      </w:r>
      <w:r>
        <w:rPr>
          <w:w w:val="110"/>
        </w:rPr>
        <w:t>shifted.</w:t>
      </w:r>
      <w:r>
        <w:rPr>
          <w:spacing w:val="15"/>
          <w:w w:val="110"/>
        </w:rPr>
        <w:t xml:space="preserve"> </w:t>
      </w:r>
      <w:r>
        <w:rPr>
          <w:w w:val="110"/>
        </w:rPr>
        <w:t>If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veloci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</w:t>
      </w:r>
      <w:r>
        <w:rPr>
          <w:spacing w:val="-7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high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ough</w:t>
      </w:r>
      <w:r>
        <w:rPr>
          <w:spacing w:val="-1"/>
          <w:w w:val="110"/>
        </w:rPr>
        <w:t>,</w:t>
      </w:r>
      <w:r>
        <w:rPr>
          <w:spacing w:val="-6"/>
          <w:w w:val="110"/>
        </w:rPr>
        <w:t xml:space="preserve"> </w:t>
      </w:r>
      <w:r>
        <w:rPr>
          <w:w w:val="110"/>
        </w:rPr>
        <w:t>it</w:t>
      </w:r>
      <w:r>
        <w:rPr>
          <w:spacing w:val="-7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w w:val="110"/>
        </w:rPr>
        <w:t>shift</w:t>
      </w:r>
      <w:r>
        <w:rPr>
          <w:spacing w:val="-7"/>
          <w:w w:val="110"/>
        </w:rPr>
        <w:t xml:space="preserve"> </w:t>
      </w:r>
      <w:r>
        <w:rPr>
          <w:w w:val="110"/>
        </w:rPr>
        <w:t>emission</w:t>
      </w:r>
      <w:r>
        <w:rPr>
          <w:spacing w:val="-7"/>
          <w:w w:val="110"/>
        </w:rPr>
        <w:t xml:space="preserve"> </w:t>
      </w:r>
      <w:r>
        <w:rPr>
          <w:w w:val="110"/>
        </w:rPr>
        <w:t>lines</w:t>
      </w:r>
      <w:r>
        <w:rPr>
          <w:spacing w:val="-6"/>
          <w:w w:val="110"/>
        </w:rPr>
        <w:t xml:space="preserve"> </w:t>
      </w:r>
      <w:r>
        <w:rPr>
          <w:w w:val="110"/>
        </w:rPr>
        <w:t>outside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an</w:t>
      </w:r>
      <w:r>
        <w:rPr>
          <w:spacing w:val="-7"/>
          <w:w w:val="110"/>
        </w:rPr>
        <w:t xml:space="preserve"> </w:t>
      </w:r>
      <w:r>
        <w:rPr>
          <w:w w:val="110"/>
        </w:rPr>
        <w:t>imager’s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bandpass</w:t>
      </w:r>
      <w:proofErr w:type="spellEnd"/>
      <w:r>
        <w:rPr>
          <w:w w:val="110"/>
        </w:rPr>
        <w:t>,</w:t>
      </w:r>
      <w:r>
        <w:rPr>
          <w:spacing w:val="27"/>
          <w:w w:val="109"/>
        </w:rPr>
        <w:t xml:space="preserve"> </w:t>
      </w:r>
      <w:r>
        <w:rPr>
          <w:w w:val="110"/>
        </w:rPr>
        <w:t>causing</w:t>
      </w:r>
      <w:r>
        <w:rPr>
          <w:spacing w:val="8"/>
          <w:w w:val="110"/>
        </w:rPr>
        <w:t xml:space="preserve"> </w:t>
      </w:r>
      <w:r>
        <w:rPr>
          <w:w w:val="110"/>
        </w:rPr>
        <w:t>an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appar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8"/>
          <w:w w:val="110"/>
        </w:rPr>
        <w:t xml:space="preserve"> </w:t>
      </w:r>
      <w:r>
        <w:rPr>
          <w:w w:val="110"/>
        </w:rPr>
        <w:t>dimming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9"/>
          <w:w w:val="110"/>
        </w:rPr>
        <w:t xml:space="preserve"> </w:t>
      </w:r>
      <w:r>
        <w:rPr>
          <w:w w:val="110"/>
        </w:rPr>
        <w:t>data.</w:t>
      </w:r>
      <w:r>
        <w:rPr>
          <w:spacing w:val="40"/>
          <w:w w:val="110"/>
        </w:rPr>
        <w:t xml:space="preserve"> </w:t>
      </w:r>
      <w:r>
        <w:rPr>
          <w:w w:val="110"/>
        </w:rPr>
        <w:t>Most</w:t>
      </w:r>
      <w:r>
        <w:rPr>
          <w:spacing w:val="9"/>
          <w:w w:val="110"/>
        </w:rPr>
        <w:t xml:space="preserve"> </w:t>
      </w:r>
      <w:r>
        <w:rPr>
          <w:w w:val="110"/>
        </w:rPr>
        <w:t>imagers</w:t>
      </w:r>
      <w:r>
        <w:rPr>
          <w:spacing w:val="9"/>
          <w:w w:val="110"/>
        </w:rPr>
        <w:t xml:space="preserve"> 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se</w:t>
      </w:r>
      <w:r>
        <w:rPr>
          <w:spacing w:val="7"/>
          <w:w w:val="110"/>
        </w:rPr>
        <w:t xml:space="preserve"> </w:t>
      </w:r>
      <w:r>
        <w:rPr>
          <w:w w:val="110"/>
        </w:rPr>
        <w:t>filters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8"/>
          <w:w w:val="110"/>
        </w:rPr>
        <w:t xml:space="preserve"> </w:t>
      </w:r>
      <w:r>
        <w:rPr>
          <w:w w:val="110"/>
        </w:rPr>
        <w:t>tend</w:t>
      </w:r>
      <w:r>
        <w:rPr>
          <w:spacing w:val="9"/>
          <w:w w:val="110"/>
        </w:rPr>
        <w:t xml:space="preserve"> </w:t>
      </w:r>
      <w:r>
        <w:rPr>
          <w:w w:val="110"/>
        </w:rPr>
        <w:t>to</w:t>
      </w:r>
      <w:r>
        <w:rPr>
          <w:spacing w:val="8"/>
          <w:w w:val="110"/>
        </w:rPr>
        <w:t xml:space="preserve"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9"/>
          <w:w w:val="110"/>
        </w:rPr>
        <w:t xml:space="preserve"> </w:t>
      </w:r>
      <w:proofErr w:type="spellStart"/>
      <w:r>
        <w:rPr>
          <w:w w:val="110"/>
        </w:rPr>
        <w:t>bandpasses</w:t>
      </w:r>
      <w:proofErr w:type="spellEnd"/>
      <w:r>
        <w:rPr>
          <w:spacing w:val="30"/>
        </w:rPr>
        <w:t xml:space="preserve"> </w:t>
      </w:r>
      <w:r>
        <w:rPr>
          <w:w w:val="110"/>
        </w:rPr>
        <w:t>on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order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0"/>
          <w:w w:val="110"/>
        </w:rPr>
        <w:t xml:space="preserve"> </w:t>
      </w:r>
      <w:r>
        <w:rPr>
          <w:w w:val="110"/>
        </w:rPr>
        <w:t>nanometers</w:t>
      </w:r>
      <w:r>
        <w:rPr>
          <w:spacing w:val="10"/>
          <w:w w:val="110"/>
        </w:rPr>
        <w:t xml:space="preserve"> </w:t>
      </w:r>
      <w:r>
        <w:rPr>
          <w:w w:val="110"/>
        </w:rPr>
        <w:t>but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0"/>
          <w:w w:val="110"/>
        </w:rPr>
        <w:t xml:space="preserve"> </w:t>
      </w:r>
      <w:r>
        <w:rPr>
          <w:w w:val="110"/>
        </w:rPr>
        <w:t>sharp</w:t>
      </w:r>
      <w:r>
        <w:rPr>
          <w:spacing w:val="11"/>
          <w:w w:val="110"/>
        </w:rPr>
        <w:t xml:space="preserve"> </w:t>
      </w:r>
      <w:r>
        <w:rPr>
          <w:w w:val="110"/>
        </w:rPr>
        <w:t>edges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(F</w:t>
      </w:r>
      <w:r>
        <w:rPr>
          <w:spacing w:val="-2"/>
          <w:w w:val="110"/>
        </w:rPr>
        <w:t>igu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3.9).</w:t>
      </w:r>
      <w:r>
        <w:rPr>
          <w:spacing w:val="53"/>
          <w:w w:val="110"/>
        </w:rPr>
        <w:t xml:space="preserve"> </w:t>
      </w:r>
      <w:r>
        <w:rPr>
          <w:w w:val="110"/>
        </w:rPr>
        <w:t>CMEs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ically</w:t>
      </w:r>
      <w:r>
        <w:rPr>
          <w:spacing w:val="10"/>
          <w:w w:val="110"/>
        </w:rPr>
        <w:t xml:space="preserve"> </w:t>
      </w:r>
      <w:r>
        <w:rPr>
          <w:spacing w:val="-4"/>
          <w:w w:val="110"/>
        </w:rPr>
        <w:t>ha</w:t>
      </w:r>
      <w:r>
        <w:rPr>
          <w:spacing w:val="-5"/>
          <w:w w:val="110"/>
        </w:rPr>
        <w:t>ve</w:t>
      </w:r>
      <w:r>
        <w:rPr>
          <w:spacing w:val="10"/>
          <w:w w:val="110"/>
        </w:rPr>
        <w:t xml:space="preserve"> </w:t>
      </w:r>
      <w:r>
        <w:rPr>
          <w:spacing w:val="1"/>
          <w:w w:val="110"/>
        </w:rPr>
        <w:t>speeds</w:t>
      </w:r>
      <w:r>
        <w:rPr>
          <w:spacing w:val="31"/>
        </w:rPr>
        <w:t xml:space="preserve"> </w:t>
      </w:r>
      <w:r>
        <w:rPr>
          <w:w w:val="110"/>
        </w:rPr>
        <w:t>ranging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om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few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hundr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11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couple</w:t>
      </w:r>
      <w:r>
        <w:rPr>
          <w:spacing w:val="10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ous</w:t>
      </w:r>
      <w:r>
        <w:rPr>
          <w:spacing w:val="-1"/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rFonts w:cs="Times New Roman"/>
          <w:i/>
          <w:spacing w:val="2"/>
          <w:w w:val="110"/>
        </w:rPr>
        <w:t>km</w:t>
      </w:r>
      <w:r>
        <w:rPr>
          <w:rFonts w:cs="Times New Roman"/>
          <w:i/>
          <w:spacing w:val="10"/>
          <w:w w:val="110"/>
        </w:rPr>
        <w:t xml:space="preserve"> </w:t>
      </w:r>
      <w:r>
        <w:rPr>
          <w:rFonts w:cs="Times New Roman"/>
          <w:i/>
          <w:spacing w:val="1"/>
          <w:w w:val="110"/>
        </w:rPr>
        <w:t>s</w:t>
      </w:r>
      <w:r>
        <w:rPr>
          <w:rFonts w:cs="Times New Roman"/>
          <w:i/>
          <w:w w:val="110"/>
          <w:position w:val="8"/>
          <w:sz w:val="16"/>
          <w:szCs w:val="16"/>
        </w:rPr>
        <w:t>-</w:t>
      </w:r>
      <w:r>
        <w:rPr>
          <w:rFonts w:cs="Times New Roman"/>
          <w:spacing w:val="2"/>
          <w:w w:val="110"/>
          <w:position w:val="8"/>
          <w:sz w:val="16"/>
          <w:szCs w:val="16"/>
        </w:rPr>
        <w:t>1</w:t>
      </w:r>
      <w:r>
        <w:rPr>
          <w:spacing w:val="2"/>
          <w:w w:val="110"/>
        </w:rPr>
        <w:t>.</w:t>
      </w:r>
      <w:r>
        <w:rPr>
          <w:spacing w:val="47"/>
          <w:w w:val="110"/>
        </w:rPr>
        <w:t xml:space="preserve"> </w:t>
      </w:r>
      <w:r>
        <w:rPr>
          <w:spacing w:val="-4"/>
          <w:w w:val="110"/>
        </w:rPr>
        <w:t>Howeve</w:t>
      </w:r>
      <w:r>
        <w:rPr>
          <w:spacing w:val="-3"/>
          <w:w w:val="110"/>
        </w:rPr>
        <w:t>r,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CM</w:t>
      </w:r>
      <w:r>
        <w:rPr>
          <w:spacing w:val="-1"/>
          <w:w w:val="110"/>
        </w:rPr>
        <w:t>E</w:t>
      </w:r>
      <w:r>
        <w:rPr>
          <w:spacing w:val="10"/>
          <w:w w:val="110"/>
        </w:rPr>
        <w:t xml:space="preserve"> </w:t>
      </w:r>
      <w:r>
        <w:rPr>
          <w:w w:val="110"/>
        </w:rPr>
        <w:t>only</w:t>
      </w:r>
      <w:r>
        <w:rPr>
          <w:spacing w:val="11"/>
          <w:w w:val="110"/>
        </w:rPr>
        <w:t xml:space="preserve"> </w:t>
      </w:r>
      <w:r>
        <w:rPr>
          <w:spacing w:val="-2"/>
          <w:w w:val="110"/>
        </w:rPr>
        <w:t>accou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s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</w:p>
    <w:p w14:paraId="302E9A92" w14:textId="77777777" w:rsidR="00FB4955" w:rsidRDefault="00FB4955">
      <w:pPr>
        <w:spacing w:line="449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06ECA038" w14:textId="77777777" w:rsidR="00FB4955" w:rsidRDefault="00E6617D">
      <w:pPr>
        <w:pStyle w:val="BodyText"/>
        <w:spacing w:before="103" w:line="257" w:lineRule="auto"/>
        <w:ind w:right="118"/>
        <w:jc w:val="both"/>
      </w:pPr>
      <w:r>
        <w:rPr>
          <w:w w:val="105"/>
        </w:rPr>
        <w:lastRenderedPageBreak/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3.8:</w:t>
      </w:r>
      <w:r>
        <w:rPr>
          <w:spacing w:val="36"/>
          <w:w w:val="105"/>
        </w:rPr>
        <w:t xml:space="preserve"> </w:t>
      </w:r>
      <w:bookmarkStart w:id="98" w:name="_bookmark25"/>
      <w:bookmarkEnd w:id="98"/>
      <w:r>
        <w:rPr>
          <w:w w:val="105"/>
        </w:rPr>
        <w:t>(a)</w:t>
      </w:r>
      <w:r>
        <w:rPr>
          <w:spacing w:val="16"/>
          <w:w w:val="105"/>
        </w:rPr>
        <w:t xml:space="preserve"> </w:t>
      </w:r>
      <w:r>
        <w:rPr>
          <w:w w:val="105"/>
        </w:rPr>
        <w:t>Geometry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Dopp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w w:val="105"/>
        </w:rPr>
        <w:t>dimming.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large</w:t>
      </w:r>
      <w:r>
        <w:rPr>
          <w:spacing w:val="16"/>
          <w:w w:val="105"/>
        </w:rPr>
        <w:t xml:space="preserve"> </w:t>
      </w:r>
      <w:r>
        <w:rPr>
          <w:w w:val="105"/>
        </w:rPr>
        <w:t>circle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bott</w:t>
      </w:r>
      <w:r>
        <w:rPr>
          <w:spacing w:val="1"/>
          <w:w w:val="105"/>
        </w:rPr>
        <w:t>om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proofErr w:type="gramStart"/>
      <w:r>
        <w:rPr>
          <w:w w:val="105"/>
        </w:rPr>
        <w:t>Sun,</w:t>
      </w:r>
      <w:proofErr w:type="gramEnd"/>
      <w:r>
        <w:rPr>
          <w:spacing w:val="29"/>
          <w:w w:val="109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point</w:t>
      </w:r>
      <w:r>
        <w:rPr>
          <w:spacing w:val="47"/>
          <w:w w:val="105"/>
        </w:rPr>
        <w:t xml:space="preserve"> </w:t>
      </w:r>
      <w:r>
        <w:rPr>
          <w:w w:val="105"/>
        </w:rPr>
        <w:t>P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position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8"/>
          <w:w w:val="105"/>
        </w:rPr>
        <w:t xml:space="preserve"> </w:t>
      </w:r>
      <w:r>
        <w:rPr>
          <w:w w:val="105"/>
        </w:rPr>
        <w:t>mass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7"/>
          <w:w w:val="105"/>
        </w:rPr>
        <w:t xml:space="preserve"> </w:t>
      </w:r>
      <w:r>
        <w:rPr>
          <w:w w:val="105"/>
        </w:rPr>
        <w:t>has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rupt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48"/>
          <w:w w:val="105"/>
        </w:rPr>
        <w:t xml:space="preserve"> </w:t>
      </w:r>
      <w:r>
        <w:rPr>
          <w:w w:val="105"/>
        </w:rPr>
        <w:t>e.g.,</w:t>
      </w:r>
      <w:r>
        <w:rPr>
          <w:spacing w:val="53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CME.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tor</w:t>
      </w:r>
      <w:r>
        <w:rPr>
          <w:spacing w:val="46"/>
          <w:w w:val="105"/>
        </w:rPr>
        <w:t xml:space="preserve"> </w:t>
      </w:r>
      <w:r>
        <w:rPr>
          <w:w w:val="105"/>
        </w:rPr>
        <w:t>V</w:t>
      </w:r>
      <w:r>
        <w:rPr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eloci</w:t>
      </w:r>
      <w:r>
        <w:rPr>
          <w:spacing w:val="-1"/>
          <w:w w:val="105"/>
        </w:rPr>
        <w:t>ty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CME.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square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pat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Sun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w w:val="105"/>
        </w:rPr>
        <w:t>area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source</w:t>
      </w:r>
      <w:r>
        <w:rPr>
          <w:spacing w:val="18"/>
          <w:w w:val="105"/>
        </w:rPr>
        <w:t xml:space="preserve"> </w:t>
      </w:r>
      <w:r>
        <w:rPr>
          <w:w w:val="105"/>
        </w:rPr>
        <w:t>emission.</w:t>
      </w:r>
      <w:r>
        <w:rPr>
          <w:spacing w:val="46"/>
          <w:w w:val="105"/>
        </w:rPr>
        <w:t xml:space="preserve"> </w:t>
      </w:r>
      <w:r>
        <w:rPr>
          <w:w w:val="105"/>
        </w:rPr>
        <w:t>Adapted</w:t>
      </w:r>
    </w:p>
    <w:p w14:paraId="3ECB3B44" w14:textId="77777777" w:rsidR="00FB4955" w:rsidRDefault="00E6617D">
      <w:pPr>
        <w:pStyle w:val="BodyText"/>
        <w:spacing w:line="287" w:lineRule="exact"/>
        <w:jc w:val="both"/>
      </w:pPr>
      <w:proofErr w:type="gramStart"/>
      <w:r>
        <w:rPr>
          <w:w w:val="110"/>
        </w:rPr>
        <w:t>from</w:t>
      </w:r>
      <w:proofErr w:type="gramEnd"/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Rompolt</w:t>
      </w:r>
      <w:proofErr w:type="spellEnd"/>
      <w:r>
        <w:rPr>
          <w:spacing w:val="5"/>
          <w:w w:val="110"/>
        </w:rPr>
        <w:t xml:space="preserve"> </w:t>
      </w:r>
      <w:r>
        <w:rPr>
          <w:w w:val="110"/>
        </w:rPr>
        <w:t>(1967).</w:t>
      </w:r>
      <w:r>
        <w:rPr>
          <w:spacing w:val="38"/>
          <w:w w:val="110"/>
        </w:rPr>
        <w:t xml:space="preserve"> </w:t>
      </w:r>
      <w:r>
        <w:rPr>
          <w:w w:val="110"/>
        </w:rPr>
        <w:t>(b)</w:t>
      </w:r>
      <w:r>
        <w:rPr>
          <w:spacing w:val="4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4"/>
          <w:w w:val="110"/>
        </w:rPr>
        <w:t xml:space="preserve"> </w:t>
      </w:r>
      <w:r>
        <w:rPr>
          <w:w w:val="110"/>
        </w:rPr>
        <w:t>H</w:t>
      </w:r>
      <w:r>
        <w:rPr>
          <w:rFonts w:ascii="メイリオ" w:eastAsia="メイリオ" w:hAnsi="メイリオ" w:cs="メイリオ"/>
          <w:i/>
          <w:w w:val="110"/>
        </w:rPr>
        <w:t>↵</w:t>
      </w:r>
      <w:r>
        <w:rPr>
          <w:rFonts w:ascii="メイリオ" w:eastAsia="メイリオ" w:hAnsi="メイリオ" w:cs="メイリオ"/>
          <w:i/>
          <w:spacing w:val="-17"/>
          <w:w w:val="110"/>
        </w:rPr>
        <w:t xml:space="preserve"> </w:t>
      </w:r>
      <w:r>
        <w:rPr>
          <w:w w:val="110"/>
        </w:rPr>
        <w:t>profiles</w:t>
      </w:r>
      <w:r>
        <w:rPr>
          <w:spacing w:val="3"/>
          <w:w w:val="110"/>
        </w:rPr>
        <w:t xml:space="preserve"> </w:t>
      </w:r>
      <w:r>
        <w:rPr>
          <w:w w:val="110"/>
        </w:rPr>
        <w:t>seen</w:t>
      </w:r>
      <w:r>
        <w:rPr>
          <w:spacing w:val="4"/>
          <w:w w:val="110"/>
        </w:rPr>
        <w:t xml:space="preserve"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5"/>
          <w:w w:val="110"/>
        </w:rPr>
        <w:t xml:space="preserve"> </w:t>
      </w:r>
      <w:r>
        <w:rPr>
          <w:w w:val="110"/>
        </w:rPr>
        <w:t>(A)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stationary</w:t>
      </w:r>
      <w:r>
        <w:rPr>
          <w:spacing w:val="4"/>
          <w:w w:val="110"/>
        </w:rPr>
        <w:t xml:space="preserve"> </w:t>
      </w:r>
      <w:r>
        <w:rPr>
          <w:spacing w:val="-2"/>
          <w:w w:val="110"/>
        </w:rPr>
        <w:t>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</w:t>
      </w:r>
      <w:r>
        <w:rPr>
          <w:spacing w:val="4"/>
          <w:w w:val="110"/>
        </w:rPr>
        <w:t xml:space="preserve"> </w:t>
      </w:r>
      <w:r>
        <w:rPr>
          <w:w w:val="110"/>
        </w:rPr>
        <w:t>at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eigh</w:t>
      </w:r>
      <w:r>
        <w:rPr>
          <w:spacing w:val="-1"/>
          <w:w w:val="110"/>
        </w:rPr>
        <w:t>t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5600</w:t>
      </w:r>
    </w:p>
    <w:p w14:paraId="15AD7F04" w14:textId="77777777" w:rsidR="00FB4955" w:rsidRDefault="00E6617D">
      <w:pPr>
        <w:pStyle w:val="BodyText"/>
        <w:spacing w:line="234" w:lineRule="auto"/>
        <w:ind w:right="118"/>
        <w:jc w:val="both"/>
      </w:pPr>
      <w:proofErr w:type="gramStart"/>
      <w:r>
        <w:rPr>
          <w:i/>
          <w:spacing w:val="2"/>
          <w:w w:val="110"/>
        </w:rPr>
        <w:t>km</w:t>
      </w:r>
      <w:proofErr w:type="gramEnd"/>
      <w:r>
        <w:rPr>
          <w:i/>
          <w:spacing w:val="-3"/>
          <w:w w:val="110"/>
        </w:rPr>
        <w:t xml:space="preserve"> </w:t>
      </w:r>
      <w:r>
        <w:rPr>
          <w:spacing w:val="-2"/>
          <w:w w:val="110"/>
        </w:rPr>
        <w:t>ab</w:t>
      </w:r>
      <w:r>
        <w:rPr>
          <w:spacing w:val="-3"/>
          <w:w w:val="110"/>
        </w:rPr>
        <w:t xml:space="preserve">ove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phot</w:t>
      </w:r>
      <w:r>
        <w:rPr>
          <w:spacing w:val="-2"/>
          <w:w w:val="110"/>
        </w:rPr>
        <w:t>os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 xml:space="preserve">e;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(B)</w:t>
      </w:r>
      <w:r>
        <w:rPr>
          <w:spacing w:val="-3"/>
          <w:w w:val="110"/>
        </w:rPr>
        <w:t xml:space="preserve"> </w:t>
      </w:r>
      <w:r>
        <w:rPr>
          <w:w w:val="110"/>
        </w:rPr>
        <w:t>an</w:t>
      </w:r>
      <w:r>
        <w:rPr>
          <w:spacing w:val="-2"/>
          <w:w w:val="110"/>
        </w:rPr>
        <w:t xml:space="preserve"> obse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ve</w:t>
      </w:r>
      <w:r>
        <w:rPr>
          <w:spacing w:val="-1"/>
          <w:w w:val="110"/>
        </w:rPr>
        <w:t>r</w:t>
      </w:r>
      <w:r>
        <w:rPr>
          <w:spacing w:val="-3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eigh</w:t>
      </w:r>
      <w:r>
        <w:rPr>
          <w:spacing w:val="-1"/>
          <w:w w:val="110"/>
        </w:rPr>
        <w:t>t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30,000</w:t>
      </w:r>
      <w:r>
        <w:rPr>
          <w:spacing w:val="-3"/>
          <w:w w:val="110"/>
        </w:rPr>
        <w:t xml:space="preserve"> </w:t>
      </w:r>
      <w:r>
        <w:rPr>
          <w:i/>
          <w:spacing w:val="2"/>
          <w:w w:val="110"/>
        </w:rPr>
        <w:t>km</w:t>
      </w:r>
      <w:r>
        <w:rPr>
          <w:i/>
          <w:spacing w:val="-2"/>
          <w:w w:val="110"/>
        </w:rPr>
        <w:t xml:space="preserve"> </w:t>
      </w:r>
      <w:r>
        <w:rPr>
          <w:spacing w:val="-3"/>
          <w:w w:val="110"/>
        </w:rPr>
        <w:t>movi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 xml:space="preserve">g </w:t>
      </w:r>
      <w:r>
        <w:rPr>
          <w:w w:val="110"/>
        </w:rPr>
        <w:t>radially</w:t>
      </w:r>
      <w:r>
        <w:rPr>
          <w:spacing w:val="-3"/>
          <w:w w:val="110"/>
        </w:rPr>
        <w:t xml:space="preserve"> ou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ard</w:t>
      </w:r>
      <w:r>
        <w:rPr>
          <w:spacing w:val="45"/>
          <w:w w:val="110"/>
        </w:rPr>
        <w:t xml:space="preserve"> </w:t>
      </w:r>
      <w:r>
        <w:rPr>
          <w:w w:val="110"/>
        </w:rPr>
        <w:t>at</w:t>
      </w:r>
      <w:r>
        <w:rPr>
          <w:spacing w:val="9"/>
          <w:w w:val="110"/>
        </w:rPr>
        <w:t xml:space="preserve"> </w:t>
      </w:r>
      <w:r>
        <w:rPr>
          <w:w w:val="110"/>
        </w:rPr>
        <w:t>75</w:t>
      </w:r>
      <w:r>
        <w:rPr>
          <w:spacing w:val="10"/>
          <w:w w:val="110"/>
        </w:rPr>
        <w:t xml:space="preserve"> </w:t>
      </w:r>
      <w:r>
        <w:rPr>
          <w:i/>
          <w:spacing w:val="2"/>
          <w:w w:val="110"/>
        </w:rPr>
        <w:t>km</w:t>
      </w:r>
      <w:r>
        <w:rPr>
          <w:i/>
          <w:spacing w:val="9"/>
          <w:w w:val="110"/>
        </w:rPr>
        <w:t xml:space="preserve"> </w:t>
      </w:r>
      <w:r>
        <w:rPr>
          <w:i/>
          <w:spacing w:val="1"/>
          <w:w w:val="110"/>
        </w:rPr>
        <w:t>s</w:t>
      </w:r>
      <w:r>
        <w:rPr>
          <w:i/>
          <w:w w:val="110"/>
          <w:position w:val="8"/>
          <w:sz w:val="16"/>
        </w:rPr>
        <w:t>-</w:t>
      </w:r>
      <w:r>
        <w:rPr>
          <w:spacing w:val="2"/>
          <w:w w:val="110"/>
          <w:position w:val="8"/>
          <w:sz w:val="16"/>
        </w:rPr>
        <w:t>1</w:t>
      </w:r>
      <w:r>
        <w:rPr>
          <w:spacing w:val="2"/>
          <w:w w:val="110"/>
        </w:rPr>
        <w:t>.</w:t>
      </w:r>
      <w:r>
        <w:rPr>
          <w:spacing w:val="36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mean</w:t>
      </w:r>
      <w:r>
        <w:rPr>
          <w:spacing w:val="10"/>
          <w:w w:val="110"/>
        </w:rPr>
        <w:t xml:space="preserve"> 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si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w w:val="110"/>
        </w:rPr>
        <w:t>(as</w:t>
      </w:r>
      <w:r>
        <w:rPr>
          <w:spacing w:val="10"/>
          <w:w w:val="110"/>
        </w:rPr>
        <w:t xml:space="preserve"> </w:t>
      </w:r>
      <w:r>
        <w:rPr>
          <w:w w:val="110"/>
        </w:rPr>
        <w:t>seen</w:t>
      </w:r>
      <w:r>
        <w:rPr>
          <w:spacing w:val="10"/>
          <w:w w:val="110"/>
        </w:rPr>
        <w:t xml:space="preserve"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scattering</w:t>
      </w:r>
      <w:r>
        <w:rPr>
          <w:spacing w:val="10"/>
          <w:w w:val="110"/>
        </w:rPr>
        <w:t xml:space="preserve"> </w:t>
      </w:r>
      <w:r>
        <w:rPr>
          <w:w w:val="110"/>
        </w:rPr>
        <w:t>medium)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10"/>
          <w:w w:val="110"/>
        </w:rPr>
        <w:t xml:space="preserve"> </w:t>
      </w:r>
      <w:r>
        <w:rPr>
          <w:w w:val="110"/>
        </w:rPr>
        <w:t>measured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units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</w:p>
    <w:p w14:paraId="3BEE71BA" w14:textId="77777777" w:rsidR="00FB4955" w:rsidRDefault="00E6617D">
      <w:pPr>
        <w:pStyle w:val="BodyText"/>
        <w:spacing w:before="19" w:line="257" w:lineRule="auto"/>
        <w:ind w:right="118"/>
        <w:jc w:val="both"/>
      </w:pPr>
      <w:proofErr w:type="gramStart"/>
      <w:r>
        <w:rPr>
          <w:spacing w:val="-3"/>
          <w:w w:val="110"/>
        </w:rPr>
        <w:t>i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si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y</w:t>
      </w:r>
      <w:proofErr w:type="gramEnd"/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arb</w:t>
      </w:r>
      <w:r>
        <w:rPr>
          <w:spacing w:val="-2"/>
          <w:w w:val="110"/>
        </w:rPr>
        <w:t>y</w:t>
      </w:r>
      <w:r>
        <w:rPr>
          <w:spacing w:val="9"/>
          <w:w w:val="110"/>
        </w:rPr>
        <w:t xml:space="preserve"> 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nuu</w:t>
      </w:r>
      <w:r>
        <w:rPr>
          <w:spacing w:val="-3"/>
          <w:w w:val="110"/>
        </w:rPr>
        <w:t>m</w:t>
      </w:r>
      <w:r>
        <w:rPr>
          <w:spacing w:val="10"/>
          <w:w w:val="110"/>
        </w:rPr>
        <w:t xml:space="preserve"> </w:t>
      </w:r>
      <w:r>
        <w:rPr>
          <w:w w:val="110"/>
        </w:rPr>
        <w:t>at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ce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disk.</w:t>
      </w:r>
      <w:r>
        <w:rPr>
          <w:spacing w:val="40"/>
          <w:w w:val="110"/>
        </w:rPr>
        <w:t xml:space="preserve"> </w:t>
      </w:r>
      <w:r>
        <w:rPr>
          <w:w w:val="110"/>
        </w:rPr>
        <w:t>It</w:t>
      </w:r>
      <w:r>
        <w:rPr>
          <w:spacing w:val="10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10"/>
          <w:w w:val="110"/>
        </w:rPr>
        <w:t xml:space="preserve"> </w:t>
      </w:r>
      <w:r>
        <w:rPr>
          <w:w w:val="110"/>
        </w:rPr>
        <w:t>seen</w:t>
      </w:r>
      <w:r>
        <w:rPr>
          <w:spacing w:val="10"/>
          <w:w w:val="110"/>
        </w:rPr>
        <w:t xml:space="preserve"> </w:t>
      </w:r>
      <w:r>
        <w:rPr>
          <w:w w:val="110"/>
        </w:rPr>
        <w:t>that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spacing w:val="-2"/>
          <w:w w:val="110"/>
        </w:rPr>
        <w:t>Dop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le</w:t>
      </w:r>
      <w:r>
        <w:rPr>
          <w:spacing w:val="-1"/>
          <w:w w:val="110"/>
        </w:rPr>
        <w:t>r</w:t>
      </w:r>
      <w:r>
        <w:rPr>
          <w:spacing w:val="9"/>
          <w:w w:val="110"/>
        </w:rPr>
        <w:t xml:space="preserve"> </w:t>
      </w:r>
      <w:r>
        <w:rPr>
          <w:w w:val="110"/>
        </w:rPr>
        <w:t>shift</w:t>
      </w:r>
      <w:r>
        <w:rPr>
          <w:spacing w:val="37"/>
          <w:w w:val="138"/>
        </w:rPr>
        <w:t xml:space="preserve"> </w:t>
      </w:r>
      <w:r>
        <w:rPr>
          <w:w w:val="110"/>
        </w:rPr>
        <w:t>also</w:t>
      </w:r>
      <w:r>
        <w:rPr>
          <w:spacing w:val="-12"/>
          <w:w w:val="110"/>
        </w:rPr>
        <w:t xml:space="preserve"> </w:t>
      </w:r>
      <w:r>
        <w:rPr>
          <w:w w:val="110"/>
        </w:rPr>
        <w:t>causes</w:t>
      </w:r>
      <w:r>
        <w:rPr>
          <w:spacing w:val="-12"/>
          <w:w w:val="110"/>
        </w:rPr>
        <w:t xml:space="preserve"> </w:t>
      </w:r>
      <w:r>
        <w:rPr>
          <w:w w:val="110"/>
        </w:rPr>
        <w:t>an</w:t>
      </w:r>
      <w:r>
        <w:rPr>
          <w:spacing w:val="-11"/>
          <w:w w:val="110"/>
        </w:rPr>
        <w:t xml:space="preserve"> 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e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si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y</w:t>
      </w:r>
      <w:r>
        <w:rPr>
          <w:spacing w:val="-11"/>
          <w:w w:val="110"/>
        </w:rPr>
        <w:t xml:space="preserve"> </w:t>
      </w:r>
      <w:r>
        <w:rPr>
          <w:w w:val="110"/>
        </w:rPr>
        <w:t>decrease.</w:t>
      </w:r>
      <w:r>
        <w:rPr>
          <w:spacing w:val="5"/>
          <w:w w:val="110"/>
        </w:rPr>
        <w:t xml:space="preserve"> </w:t>
      </w:r>
      <w:r>
        <w:rPr>
          <w:w w:val="110"/>
        </w:rPr>
        <w:t>Adapted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Hyder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Lites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(1970).</w:t>
      </w:r>
    </w:p>
    <w:p w14:paraId="458DCC07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6BD9121D" w14:textId="77777777" w:rsidR="00FB4955" w:rsidRDefault="00E6617D">
      <w:pPr>
        <w:spacing w:line="200" w:lineRule="atLeast"/>
        <w:ind w:left="5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49A10C60" wp14:editId="42649365">
            <wp:extent cx="5431535" cy="259003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01E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60DAA2DB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3EA6A219" w14:textId="77777777" w:rsidR="00FB4955" w:rsidRDefault="00FB4955">
      <w:pPr>
        <w:rPr>
          <w:rFonts w:ascii="Times New Roman" w:eastAsia="Times New Roman" w:hAnsi="Times New Roman" w:cs="Times New Roman"/>
        </w:rPr>
      </w:pPr>
    </w:p>
    <w:p w14:paraId="19A565A9" w14:textId="77777777" w:rsidR="00FB4955" w:rsidRDefault="00FB4955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p w14:paraId="7939D04B" w14:textId="6023D7F9" w:rsidR="00FB4955" w:rsidRDefault="00E6617D">
      <w:pPr>
        <w:pStyle w:val="BodyText"/>
        <w:spacing w:line="455" w:lineRule="auto"/>
        <w:ind w:right="119"/>
        <w:jc w:val="both"/>
      </w:pPr>
      <w:proofErr w:type="gramStart"/>
      <w:r>
        <w:rPr>
          <w:w w:val="110"/>
        </w:rPr>
        <w:t>small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fraction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total</w:t>
      </w:r>
      <w:r>
        <w:rPr>
          <w:spacing w:val="8"/>
          <w:w w:val="110"/>
        </w:rPr>
        <w:t xml:space="preserve"> </w:t>
      </w:r>
      <w:r>
        <w:rPr>
          <w:w w:val="110"/>
        </w:rPr>
        <w:t>emission</w:t>
      </w:r>
      <w:r>
        <w:rPr>
          <w:spacing w:val="7"/>
          <w:w w:val="110"/>
        </w:rPr>
        <w:t xml:space="preserve"> </w:t>
      </w:r>
      <w:r>
        <w:rPr>
          <w:spacing w:val="-2"/>
          <w:w w:val="110"/>
        </w:rPr>
        <w:t>f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om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solar</w:t>
      </w:r>
      <w:r>
        <w:rPr>
          <w:spacing w:val="8"/>
          <w:w w:val="110"/>
        </w:rPr>
        <w:t xml:space="preserve"> </w:t>
      </w:r>
      <w:r>
        <w:rPr>
          <w:w w:val="110"/>
        </w:rPr>
        <w:t>disk.</w:t>
      </w:r>
      <w:r>
        <w:rPr>
          <w:spacing w:val="47"/>
          <w:w w:val="110"/>
        </w:rPr>
        <w:t xml:space="preserve"> </w:t>
      </w:r>
      <w:r>
        <w:rPr>
          <w:w w:val="110"/>
        </w:rPr>
        <w:t>As</w:t>
      </w:r>
      <w:r>
        <w:rPr>
          <w:spacing w:val="8"/>
          <w:w w:val="110"/>
        </w:rPr>
        <w:t xml:space="preserve"> </w:t>
      </w:r>
      <w:r>
        <w:rPr>
          <w:w w:val="110"/>
        </w:rPr>
        <w:t>noted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Hudson</w:t>
      </w:r>
      <w:r>
        <w:rPr>
          <w:spacing w:val="7"/>
          <w:w w:val="110"/>
        </w:rPr>
        <w:t xml:space="preserve"> </w:t>
      </w:r>
      <w:r>
        <w:rPr>
          <w:w w:val="110"/>
        </w:rPr>
        <w:t>et</w:t>
      </w:r>
      <w:r>
        <w:rPr>
          <w:spacing w:val="8"/>
          <w:w w:val="110"/>
        </w:rPr>
        <w:t xml:space="preserve"> </w:t>
      </w:r>
      <w:r>
        <w:rPr>
          <w:w w:val="110"/>
        </w:rPr>
        <w:t>al.</w:t>
      </w:r>
      <w:r>
        <w:rPr>
          <w:spacing w:val="7"/>
          <w:w w:val="110"/>
        </w:rPr>
        <w:t xml:space="preserve"> </w:t>
      </w:r>
      <w:r>
        <w:rPr>
          <w:w w:val="110"/>
        </w:rPr>
        <w:t>(2011),</w:t>
      </w:r>
      <w:r>
        <w:rPr>
          <w:spacing w:val="10"/>
          <w:w w:val="110"/>
        </w:rPr>
        <w:t xml:space="preserve"> </w:t>
      </w:r>
      <w:r>
        <w:rPr>
          <w:w w:val="110"/>
        </w:rPr>
        <w:t>these</w:t>
      </w:r>
      <w:r>
        <w:rPr>
          <w:spacing w:val="23"/>
          <w:w w:val="99"/>
        </w:rPr>
        <w:t xml:space="preserve"> </w:t>
      </w:r>
      <w:r>
        <w:rPr>
          <w:w w:val="110"/>
        </w:rPr>
        <w:t>Doppler</w:t>
      </w:r>
      <w:r>
        <w:rPr>
          <w:spacing w:val="-4"/>
          <w:w w:val="110"/>
        </w:rPr>
        <w:t xml:space="preserve"> </w:t>
      </w:r>
      <w:r>
        <w:rPr>
          <w:w w:val="110"/>
        </w:rPr>
        <w:t>shifts</w:t>
      </w:r>
      <w:r>
        <w:rPr>
          <w:spacing w:val="-4"/>
          <w:w w:val="110"/>
        </w:rPr>
        <w:t xml:space="preserve"> </w:t>
      </w:r>
      <w:r>
        <w:rPr>
          <w:w w:val="110"/>
        </w:rPr>
        <w:t>tend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-4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3"/>
          <w:w w:val="110"/>
        </w:rPr>
        <w:t xml:space="preserve"> </w:t>
      </w:r>
      <w:r>
        <w:rPr>
          <w:w w:val="110"/>
        </w:rPr>
        <w:t>on</w:t>
      </w:r>
      <w:r>
        <w:rPr>
          <w:spacing w:val="-4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order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picometers</w:t>
      </w:r>
      <w:proofErr w:type="spellEnd"/>
      <w:r>
        <w:rPr>
          <w:w w:val="110"/>
        </w:rPr>
        <w:t>.</w:t>
      </w:r>
      <w:r>
        <w:rPr>
          <w:spacing w:val="17"/>
          <w:w w:val="110"/>
        </w:rPr>
        <w:t xml:space="preserve"> </w:t>
      </w:r>
      <w:r>
        <w:rPr>
          <w:spacing w:val="-3"/>
          <w:w w:val="110"/>
        </w:rPr>
        <w:t>Ad</w:t>
      </w:r>
      <w:r>
        <w:rPr>
          <w:spacing w:val="-2"/>
          <w:w w:val="110"/>
        </w:rPr>
        <w:t>d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t</w:t>
      </w:r>
      <w:r>
        <w:rPr>
          <w:spacing w:val="-3"/>
          <w:w w:val="110"/>
        </w:rPr>
        <w:t>ionally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CME</w:t>
      </w:r>
      <w:r>
        <w:rPr>
          <w:spacing w:val="-3"/>
          <w:w w:val="110"/>
        </w:rPr>
        <w:t xml:space="preserve"> movi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g</w:t>
      </w:r>
      <w:r>
        <w:rPr>
          <w:spacing w:val="-4"/>
          <w:w w:val="110"/>
        </w:rPr>
        <w:t xml:space="preserve"> </w:t>
      </w:r>
      <w:r>
        <w:rPr>
          <w:w w:val="110"/>
        </w:rPr>
        <w:t>fast</w:t>
      </w:r>
      <w:r>
        <w:rPr>
          <w:spacing w:val="-4"/>
          <w:w w:val="110"/>
        </w:rPr>
        <w:t xml:space="preserve"> </w:t>
      </w:r>
      <w:r>
        <w:rPr>
          <w:w w:val="110"/>
        </w:rPr>
        <w:t>enough</w:t>
      </w:r>
      <w:r>
        <w:rPr>
          <w:spacing w:val="-4"/>
          <w:w w:val="110"/>
        </w:rPr>
        <w:t xml:space="preserve"> </w:t>
      </w:r>
      <w:r>
        <w:rPr>
          <w:w w:val="110"/>
        </w:rPr>
        <w:t>to</w:t>
      </w:r>
      <w:r>
        <w:rPr>
          <w:spacing w:val="27"/>
          <w:w w:val="99"/>
        </w:rPr>
        <w:t xml:space="preserve"> </w:t>
      </w:r>
      <w:r>
        <w:rPr>
          <w:w w:val="110"/>
        </w:rPr>
        <w:t>shift</w:t>
      </w:r>
      <w:r>
        <w:rPr>
          <w:spacing w:val="-6"/>
          <w:w w:val="110"/>
        </w:rPr>
        <w:t xml:space="preserve"> </w:t>
      </w:r>
      <w:r>
        <w:rPr>
          <w:w w:val="110"/>
        </w:rPr>
        <w:t>emission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ou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si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bandpass</w:t>
      </w:r>
      <w:proofErr w:type="spellEnd"/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woul</w:t>
      </w:r>
      <w:r>
        <w:rPr>
          <w:spacing w:val="-2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outside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field-of-view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e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tru</w:t>
      </w:r>
      <w:r>
        <w:rPr>
          <w:spacing w:val="-2"/>
          <w:w w:val="110"/>
        </w:rPr>
        <w:t>me</w:t>
      </w:r>
      <w:r>
        <w:rPr>
          <w:spacing w:val="-1"/>
          <w:w w:val="110"/>
        </w:rPr>
        <w:t>nt</w:t>
      </w:r>
      <w:r>
        <w:rPr>
          <w:spacing w:val="-5"/>
          <w:w w:val="110"/>
        </w:rPr>
        <w:t xml:space="preserve"> </w:t>
      </w:r>
      <w:r>
        <w:rPr>
          <w:w w:val="110"/>
        </w:rPr>
        <w:t>in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ve</w:t>
      </w:r>
      <w:r>
        <w:rPr>
          <w:spacing w:val="-2"/>
          <w:w w:val="110"/>
        </w:rPr>
        <w:t>r</w:t>
      </w:r>
      <w:r>
        <w:rPr>
          <w:spacing w:val="-3"/>
          <w:w w:val="110"/>
        </w:rPr>
        <w:t>y</w:t>
      </w:r>
      <w:r>
        <w:rPr>
          <w:spacing w:val="33"/>
          <w:w w:val="104"/>
        </w:rPr>
        <w:t xml:space="preserve"> </w:t>
      </w:r>
      <w:r>
        <w:rPr>
          <w:w w:val="110"/>
        </w:rPr>
        <w:t>short</w:t>
      </w:r>
      <w:r>
        <w:rPr>
          <w:spacing w:val="5"/>
          <w:w w:val="110"/>
        </w:rPr>
        <w:t xml:space="preserve"> </w:t>
      </w:r>
      <w:r>
        <w:rPr>
          <w:w w:val="110"/>
        </w:rPr>
        <w:t>time.</w:t>
      </w:r>
      <w:r>
        <w:rPr>
          <w:spacing w:val="37"/>
          <w:w w:val="110"/>
        </w:rPr>
        <w:t xml:space="preserve"> </w:t>
      </w:r>
      <w:r>
        <w:rPr>
          <w:spacing w:val="-2"/>
          <w:w w:val="110"/>
        </w:rPr>
        <w:t>Thu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,</w:t>
      </w:r>
      <w:r>
        <w:rPr>
          <w:spacing w:val="7"/>
          <w:w w:val="110"/>
        </w:rPr>
        <w:t xml:space="preserve"> </w:t>
      </w:r>
      <w:r>
        <w:rPr>
          <w:spacing w:val="-1"/>
          <w:w w:val="110"/>
        </w:rPr>
        <w:t>th</w:t>
      </w:r>
      <w:r>
        <w:rPr>
          <w:spacing w:val="-2"/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type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spacing w:val="-1"/>
          <w:w w:val="110"/>
        </w:rPr>
        <w:t>appar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5"/>
          <w:w w:val="110"/>
        </w:rPr>
        <w:t xml:space="preserve"> </w:t>
      </w:r>
      <w:r>
        <w:rPr>
          <w:w w:val="110"/>
        </w:rPr>
        <w:t>dimming</w:t>
      </w:r>
      <w:r>
        <w:rPr>
          <w:spacing w:val="6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expected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EUV</w:t>
      </w:r>
      <w:r>
        <w:rPr>
          <w:spacing w:val="6"/>
          <w:w w:val="110"/>
        </w:rPr>
        <w:t xml:space="preserve"> </w:t>
      </w:r>
      <w:r>
        <w:rPr>
          <w:w w:val="110"/>
        </w:rPr>
        <w:t>images,</w:t>
      </w:r>
      <w:r>
        <w:rPr>
          <w:spacing w:val="7"/>
          <w:w w:val="110"/>
        </w:rPr>
        <w:t xml:space="preserve"> </w:t>
      </w:r>
      <w:r>
        <w:rPr>
          <w:w w:val="110"/>
        </w:rPr>
        <w:t>but</w:t>
      </w:r>
      <w:r>
        <w:rPr>
          <w:spacing w:val="6"/>
          <w:w w:val="110"/>
        </w:rPr>
        <w:t xml:space="preserve"> </w:t>
      </w:r>
      <w:r>
        <w:rPr>
          <w:spacing w:val="-4"/>
          <w:w w:val="110"/>
        </w:rPr>
        <w:t>we</w:t>
      </w:r>
      <w:r>
        <w:rPr>
          <w:spacing w:val="6"/>
          <w:w w:val="110"/>
        </w:rPr>
        <w:t xml:space="preserve"> </w:t>
      </w:r>
      <w:r>
        <w:rPr>
          <w:w w:val="110"/>
        </w:rPr>
        <w:t>include</w:t>
      </w:r>
      <w:r>
        <w:rPr>
          <w:spacing w:val="31"/>
          <w:w w:val="99"/>
        </w:rPr>
        <w:t xml:space="preserve"> </w:t>
      </w:r>
      <w:r>
        <w:rPr>
          <w:w w:val="110"/>
        </w:rPr>
        <w:t>it for</w:t>
      </w:r>
      <w:r>
        <w:rPr>
          <w:spacing w:val="2"/>
          <w:w w:val="110"/>
        </w:rPr>
        <w:t xml:space="preserve"> </w:t>
      </w:r>
      <w:r>
        <w:rPr>
          <w:w w:val="110"/>
        </w:rPr>
        <w:t>completeness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note</w:t>
      </w:r>
      <w:r>
        <w:rPr>
          <w:spacing w:val="1"/>
          <w:w w:val="110"/>
        </w:rPr>
        <w:t xml:space="preserve"> </w:t>
      </w:r>
      <w:r>
        <w:rPr>
          <w:w w:val="110"/>
        </w:rPr>
        <w:t>that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this </w:t>
      </w:r>
      <w:r>
        <w:rPr>
          <w:spacing w:val="-4"/>
          <w:w w:val="110"/>
        </w:rPr>
        <w:t>m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y</w:t>
      </w:r>
      <w:r>
        <w:rPr>
          <w:spacing w:val="2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0"/>
        </w:rPr>
        <w:t>consideration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ins w:id="99" w:author="Tom Woods" w:date="2016-01-17T14:17:00Z">
        <w:r w:rsidR="00927A16">
          <w:rPr>
            <w:spacing w:val="1"/>
            <w:w w:val="110"/>
          </w:rPr>
          <w:t xml:space="preserve">designing </w:t>
        </w:r>
      </w:ins>
      <w:r>
        <w:rPr>
          <w:w w:val="110"/>
        </w:rPr>
        <w:t>future</w:t>
      </w: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</w:t>
      </w:r>
      <w:r>
        <w:rPr>
          <w:spacing w:val="-1"/>
          <w:w w:val="110"/>
        </w:rPr>
        <w:t>tru</w:t>
      </w:r>
      <w:r>
        <w:rPr>
          <w:spacing w:val="-2"/>
          <w:w w:val="110"/>
        </w:rPr>
        <w:t>me</w:t>
      </w:r>
      <w:r>
        <w:rPr>
          <w:spacing w:val="-1"/>
          <w:w w:val="110"/>
        </w:rPr>
        <w:t>ntat</w:t>
      </w:r>
      <w:r>
        <w:rPr>
          <w:spacing w:val="-2"/>
          <w:w w:val="110"/>
        </w:rPr>
        <w:t>ion</w:t>
      </w:r>
      <w:r>
        <w:rPr>
          <w:spacing w:val="-1"/>
          <w:w w:val="110"/>
        </w:rPr>
        <w:t>.</w:t>
      </w:r>
    </w:p>
    <w:p w14:paraId="39F8CD86" w14:textId="4E3A8EEE" w:rsidR="00FB4955" w:rsidRDefault="00E6617D">
      <w:pPr>
        <w:pStyle w:val="BodyText"/>
        <w:spacing w:before="8" w:line="455" w:lineRule="auto"/>
        <w:ind w:right="117" w:firstLine="576"/>
        <w:jc w:val="both"/>
      </w:pPr>
      <w:r>
        <w:rPr>
          <w:w w:val="105"/>
        </w:rPr>
        <w:t>In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w w:val="105"/>
        </w:rPr>
        <w:t>spectrograph</w:t>
      </w:r>
      <w:r>
        <w:rPr>
          <w:spacing w:val="46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EVE,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w w:val="105"/>
        </w:rPr>
        <w:t>Doppler</w:t>
      </w:r>
      <w:r>
        <w:rPr>
          <w:spacing w:val="46"/>
          <w:w w:val="105"/>
        </w:rPr>
        <w:t xml:space="preserve"> </w:t>
      </w:r>
      <w:r>
        <w:rPr>
          <w:w w:val="105"/>
        </w:rPr>
        <w:t>shifts</w:t>
      </w:r>
      <w:r>
        <w:rPr>
          <w:spacing w:val="46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d</w:t>
      </w:r>
      <w:r>
        <w:rPr>
          <w:spacing w:val="46"/>
          <w:w w:val="105"/>
        </w:rPr>
        <w:t xml:space="preserve"> </w:t>
      </w:r>
      <w:r>
        <w:rPr>
          <w:w w:val="105"/>
        </w:rPr>
        <w:t>instead</w:t>
      </w:r>
      <w:r>
        <w:rPr>
          <w:spacing w:val="46"/>
          <w:w w:val="105"/>
        </w:rPr>
        <w:t xml:space="preserve"> </w:t>
      </w:r>
      <w:r>
        <w:rPr>
          <w:w w:val="105"/>
        </w:rPr>
        <w:t>simply</w:t>
      </w:r>
      <w:r>
        <w:rPr>
          <w:spacing w:val="46"/>
          <w:w w:val="105"/>
        </w:rPr>
        <w:t xml:space="preserve"> </w:t>
      </w:r>
      <w:r>
        <w:rPr>
          <w:w w:val="105"/>
        </w:rPr>
        <w:t>cause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21"/>
          <w:w w:val="110"/>
        </w:rPr>
        <w:t xml:space="preserve"> </w:t>
      </w:r>
      <w:r>
        <w:rPr>
          <w:w w:val="105"/>
        </w:rPr>
        <w:t>shift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emission</w:t>
      </w:r>
      <w:r>
        <w:rPr>
          <w:spacing w:val="22"/>
          <w:w w:val="105"/>
        </w:rPr>
        <w:t xml:space="preserve"> </w:t>
      </w:r>
      <w:r>
        <w:rPr>
          <w:w w:val="105"/>
        </w:rPr>
        <w:t>line</w:t>
      </w:r>
      <w:r>
        <w:rPr>
          <w:spacing w:val="21"/>
          <w:w w:val="105"/>
        </w:rPr>
        <w:t xml:space="preserve"> </w:t>
      </w:r>
      <w:r>
        <w:rPr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ejected</w:t>
      </w:r>
      <w:r>
        <w:rPr>
          <w:spacing w:val="22"/>
          <w:w w:val="105"/>
        </w:rPr>
        <w:t xml:space="preserve"> </w:t>
      </w:r>
      <w:r>
        <w:rPr>
          <w:w w:val="105"/>
        </w:rPr>
        <w:t>material,</w:t>
      </w:r>
      <w:r>
        <w:rPr>
          <w:spacing w:val="23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21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h</w:t>
      </w:r>
      <w:r>
        <w:rPr>
          <w:spacing w:val="-4"/>
          <w:w w:val="105"/>
        </w:rPr>
        <w:t>ow</w:t>
      </w:r>
      <w:r>
        <w:rPr>
          <w:spacing w:val="21"/>
          <w:w w:val="105"/>
        </w:rPr>
        <w:t xml:space="preserve"> </w:t>
      </w:r>
      <w:r>
        <w:rPr>
          <w:w w:val="105"/>
        </w:rPr>
        <w:t>Hudson</w:t>
      </w:r>
      <w:r>
        <w:rPr>
          <w:spacing w:val="21"/>
          <w:w w:val="105"/>
        </w:rPr>
        <w:t xml:space="preserve"> </w:t>
      </w:r>
      <w:r>
        <w:rPr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w w:val="105"/>
        </w:rPr>
        <w:t>al.</w:t>
      </w:r>
      <w:r>
        <w:rPr>
          <w:spacing w:val="22"/>
          <w:w w:val="105"/>
        </w:rPr>
        <w:t xml:space="preserve"> </w:t>
      </w:r>
      <w:r>
        <w:rPr>
          <w:w w:val="105"/>
        </w:rPr>
        <w:t>(2011)</w:t>
      </w:r>
      <w:r>
        <w:rPr>
          <w:spacing w:val="21"/>
          <w:w w:val="105"/>
        </w:rPr>
        <w:t xml:space="preserve"> </w:t>
      </w:r>
      <w:r>
        <w:rPr>
          <w:w w:val="105"/>
        </w:rPr>
        <w:t>performed</w:t>
      </w:r>
      <w:r>
        <w:rPr>
          <w:spacing w:val="23"/>
          <w:w w:val="110"/>
        </w:rPr>
        <w:t xml:space="preserve"> </w:t>
      </w:r>
      <w:r>
        <w:rPr>
          <w:w w:val="105"/>
        </w:rPr>
        <w:t>their</w:t>
      </w:r>
      <w:r>
        <w:rPr>
          <w:spacing w:val="32"/>
          <w:w w:val="105"/>
        </w:rPr>
        <w:t xml:space="preserve"> </w:t>
      </w:r>
      <w:ins w:id="100" w:author="Tom Woods" w:date="2016-01-17T14:18:00Z">
        <w:r w:rsidR="00927A16">
          <w:rPr>
            <w:spacing w:val="32"/>
            <w:w w:val="105"/>
          </w:rPr>
          <w:t xml:space="preserve">Doppler </w:t>
        </w:r>
      </w:ins>
      <w:r>
        <w:rPr>
          <w:w w:val="105"/>
        </w:rPr>
        <w:t>analysis</w:t>
      </w:r>
      <w:ins w:id="101" w:author="Tom Woods" w:date="2016-01-17T14:18:00Z">
        <w:r w:rsidR="00927A16">
          <w:rPr>
            <w:w w:val="105"/>
          </w:rPr>
          <w:t xml:space="preserve"> of the EVE data</w:t>
        </w:r>
      </w:ins>
      <w:r>
        <w:rPr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Wh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Dopp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3"/>
          <w:w w:val="105"/>
        </w:rPr>
        <w:t xml:space="preserve"> </w:t>
      </w:r>
      <w:r>
        <w:rPr>
          <w:w w:val="105"/>
        </w:rPr>
        <w:t>emission</w:t>
      </w:r>
      <w:r>
        <w:rPr>
          <w:spacing w:val="32"/>
          <w:w w:val="105"/>
        </w:rPr>
        <w:t xml:space="preserve"> </w:t>
      </w:r>
      <w:r>
        <w:rPr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onv</w:t>
      </w:r>
      <w:r>
        <w:rPr>
          <w:spacing w:val="-3"/>
          <w:w w:val="105"/>
        </w:rPr>
        <w:t>ol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d</w:t>
      </w:r>
      <w:r>
        <w:rPr>
          <w:spacing w:val="33"/>
          <w:w w:val="105"/>
        </w:rPr>
        <w:t xml:space="preserve"> </w:t>
      </w:r>
      <w:r>
        <w:rPr>
          <w:w w:val="105"/>
        </w:rPr>
        <w:t>with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w w:val="105"/>
        </w:rPr>
        <w:t>static</w:t>
      </w:r>
      <w:r>
        <w:rPr>
          <w:spacing w:val="32"/>
          <w:w w:val="105"/>
        </w:rPr>
        <w:t xml:space="preserve"> </w:t>
      </w:r>
      <w:r>
        <w:rPr>
          <w:w w:val="105"/>
        </w:rPr>
        <w:t>plasma</w:t>
      </w:r>
      <w:r>
        <w:rPr>
          <w:spacing w:val="41"/>
          <w:w w:val="111"/>
        </w:rPr>
        <w:t xml:space="preserve"> </w:t>
      </w:r>
      <w:r>
        <w:rPr>
          <w:w w:val="105"/>
        </w:rPr>
        <w:t>remaining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un,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small</w:t>
      </w:r>
      <w:r>
        <w:rPr>
          <w:spacing w:val="12"/>
          <w:w w:val="105"/>
        </w:rPr>
        <w:t xml:space="preserve"> </w:t>
      </w:r>
      <w:r>
        <w:rPr>
          <w:w w:val="105"/>
        </w:rPr>
        <w:t>Doppler</w:t>
      </w:r>
      <w:r>
        <w:rPr>
          <w:spacing w:val="13"/>
          <w:w w:val="105"/>
        </w:rPr>
        <w:t xml:space="preserve"> </w:t>
      </w:r>
      <w:r>
        <w:rPr>
          <w:w w:val="105"/>
        </w:rPr>
        <w:t>shift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ejected</w:t>
      </w:r>
      <w:r>
        <w:rPr>
          <w:spacing w:val="12"/>
          <w:w w:val="105"/>
        </w:rPr>
        <w:t xml:space="preserve"> </w:t>
      </w:r>
      <w:r>
        <w:rPr>
          <w:w w:val="105"/>
        </w:rPr>
        <w:t>material</w:t>
      </w:r>
      <w:r>
        <w:rPr>
          <w:spacing w:val="13"/>
          <w:w w:val="105"/>
        </w:rPr>
        <w:t xml:space="preserve"> </w:t>
      </w:r>
      <w:r>
        <w:rPr>
          <w:w w:val="105"/>
        </w:rPr>
        <w:t>manifests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line-broadening</w:t>
      </w:r>
      <w:r>
        <w:rPr>
          <w:spacing w:val="23"/>
          <w:w w:val="99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grat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rrad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an</w:t>
      </w:r>
      <w:r>
        <w:rPr>
          <w:spacing w:val="-2"/>
          <w:w w:val="105"/>
        </w:rPr>
        <w:t>ce</w:t>
      </w:r>
      <w:r>
        <w:rPr>
          <w:spacing w:val="28"/>
          <w:w w:val="105"/>
        </w:rPr>
        <w:t xml:space="preserve"> </w:t>
      </w:r>
      <w:r>
        <w:rPr>
          <w:w w:val="105"/>
        </w:rPr>
        <w:t>while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large</w:t>
      </w:r>
      <w:r>
        <w:rPr>
          <w:spacing w:val="28"/>
          <w:w w:val="105"/>
        </w:rPr>
        <w:t xml:space="preserve"> </w:t>
      </w:r>
      <w:r>
        <w:rPr>
          <w:w w:val="105"/>
        </w:rPr>
        <w:t>shift</w:t>
      </w:r>
      <w:r>
        <w:rPr>
          <w:spacing w:val="29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ou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w w:val="105"/>
        </w:rPr>
        <w:t>result</w:t>
      </w:r>
      <w:r>
        <w:rPr>
          <w:spacing w:val="29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line</w:t>
      </w:r>
      <w:r>
        <w:rPr>
          <w:spacing w:val="27"/>
          <w:w w:val="105"/>
        </w:rPr>
        <w:t xml:space="preserve"> </w:t>
      </w:r>
      <w:r>
        <w:rPr>
          <w:w w:val="105"/>
        </w:rPr>
        <w:t>splitting.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should</w:t>
      </w:r>
      <w:r>
        <w:rPr>
          <w:spacing w:val="2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noted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EVE</w:t>
      </w:r>
      <w:r>
        <w:rPr>
          <w:spacing w:val="48"/>
          <w:w w:val="105"/>
        </w:rPr>
        <w:t xml:space="preserve"> </w:t>
      </w:r>
      <w:r>
        <w:rPr>
          <w:w w:val="105"/>
        </w:rPr>
        <w:t>extracted</w:t>
      </w:r>
      <w:r>
        <w:rPr>
          <w:spacing w:val="49"/>
          <w:w w:val="105"/>
        </w:rPr>
        <w:t xml:space="preserve"> </w:t>
      </w:r>
      <w:r>
        <w:rPr>
          <w:w w:val="105"/>
        </w:rPr>
        <w:t>lines</w:t>
      </w:r>
      <w:r>
        <w:rPr>
          <w:spacing w:val="49"/>
          <w:w w:val="105"/>
        </w:rPr>
        <w:t xml:space="preserve"> </w:t>
      </w:r>
      <w:r>
        <w:rPr>
          <w:w w:val="105"/>
        </w:rPr>
        <w:t>data</w:t>
      </w:r>
      <w:r>
        <w:rPr>
          <w:spacing w:val="49"/>
          <w:w w:val="105"/>
        </w:rPr>
        <w:t xml:space="preserve"> </w:t>
      </w:r>
      <w:r>
        <w:rPr>
          <w:w w:val="105"/>
        </w:rPr>
        <w:t>product</w:t>
      </w:r>
      <w:r>
        <w:rPr>
          <w:spacing w:val="50"/>
          <w:w w:val="105"/>
        </w:rPr>
        <w:t xml:space="preserve"> </w:t>
      </w:r>
      <w:r>
        <w:rPr>
          <w:w w:val="105"/>
        </w:rPr>
        <w:t>applies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50"/>
          <w:w w:val="105"/>
        </w:rPr>
        <w:t xml:space="preserve"> </w:t>
      </w:r>
      <w:r>
        <w:rPr>
          <w:w w:val="105"/>
        </w:rPr>
        <w:t>static</w:t>
      </w:r>
      <w:r>
        <w:rPr>
          <w:spacing w:val="48"/>
          <w:w w:val="105"/>
        </w:rPr>
        <w:t xml:space="preserve"> </w:t>
      </w:r>
      <w:r>
        <w:rPr>
          <w:w w:val="105"/>
        </w:rPr>
        <w:t>mask</w:t>
      </w:r>
      <w:r>
        <w:rPr>
          <w:spacing w:val="49"/>
          <w:w w:val="105"/>
        </w:rPr>
        <w:t xml:space="preserve"> </w:t>
      </w:r>
      <w:r>
        <w:rPr>
          <w:w w:val="105"/>
        </w:rPr>
        <w:t>to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5"/>
        </w:rPr>
        <w:t xml:space="preserve"> </w:t>
      </w:r>
      <w:r>
        <w:rPr>
          <w:w w:val="105"/>
        </w:rPr>
        <w:t>spectra</w:t>
      </w:r>
      <w:r>
        <w:rPr>
          <w:spacing w:val="50"/>
          <w:w w:val="105"/>
        </w:rPr>
        <w:t xml:space="preserve"> </w:t>
      </w:r>
      <w:r>
        <w:rPr>
          <w:w w:val="105"/>
        </w:rPr>
        <w:t>so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rFonts w:ascii="Apple Symbols"/>
          <w:spacing w:val="-1"/>
          <w:w w:val="105"/>
        </w:rPr>
        <w:t>ffi</w:t>
      </w:r>
      <w:r>
        <w:rPr>
          <w:spacing w:val="-2"/>
          <w:w w:val="105"/>
        </w:rPr>
        <w:t>cie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</w:p>
    <w:p w14:paraId="18F16653" w14:textId="77777777" w:rsidR="00FB4955" w:rsidRDefault="00FB4955">
      <w:pPr>
        <w:spacing w:line="455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7FEF2D0E" w14:textId="2360AF21" w:rsidR="00FB4955" w:rsidRDefault="00E6617D">
      <w:pPr>
        <w:pStyle w:val="BodyText"/>
        <w:spacing w:before="92" w:line="270" w:lineRule="exact"/>
        <w:ind w:right="158"/>
        <w:jc w:val="both"/>
      </w:pPr>
      <w:r>
        <w:rPr>
          <w:w w:val="110"/>
        </w:rPr>
        <w:lastRenderedPageBreak/>
        <w:t>Figure</w:t>
      </w:r>
      <w:r>
        <w:rPr>
          <w:spacing w:val="-6"/>
          <w:w w:val="110"/>
        </w:rPr>
        <w:t xml:space="preserve"> </w:t>
      </w:r>
      <w:r>
        <w:rPr>
          <w:w w:val="110"/>
        </w:rPr>
        <w:t>3.9:</w:t>
      </w:r>
      <w:r>
        <w:rPr>
          <w:spacing w:val="35"/>
          <w:w w:val="110"/>
        </w:rPr>
        <w:t xml:space="preserve"> </w:t>
      </w:r>
      <w:bookmarkStart w:id="102" w:name="_bookmark26"/>
      <w:bookmarkEnd w:id="102"/>
      <w:ins w:id="103" w:author="Tom Woods" w:date="2016-01-17T14:19:00Z">
        <w:r w:rsidR="00927A16">
          <w:rPr>
            <w:spacing w:val="35"/>
            <w:w w:val="110"/>
          </w:rPr>
          <w:t xml:space="preserve">Spectra to illustrate </w:t>
        </w:r>
        <w:proofErr w:type="spellStart"/>
        <w:r w:rsidR="00927A16">
          <w:rPr>
            <w:spacing w:val="35"/>
            <w:w w:val="110"/>
          </w:rPr>
          <w:t>bandpass</w:t>
        </w:r>
        <w:proofErr w:type="spellEnd"/>
        <w:r w:rsidR="00927A16">
          <w:rPr>
            <w:spacing w:val="35"/>
            <w:w w:val="110"/>
          </w:rPr>
          <w:t xml:space="preserve"> dimming, taken as </w:t>
        </w:r>
      </w:ins>
      <w:del w:id="104" w:author="Tom Woods" w:date="2016-01-17T14:20:00Z">
        <w:r w:rsidDel="00927A16">
          <w:rPr>
            <w:w w:val="110"/>
          </w:rPr>
          <w:delText>(a)</w:delText>
        </w:r>
        <w:r w:rsidDel="00927A16">
          <w:rPr>
            <w:spacing w:val="-5"/>
            <w:w w:val="110"/>
          </w:rPr>
          <w:delText xml:space="preserve"> </w:delText>
        </w:r>
        <w:r w:rsidDel="00927A16">
          <w:rPr>
            <w:w w:val="110"/>
          </w:rPr>
          <w:delText>and</w:delText>
        </w:r>
        <w:r w:rsidDel="00927A16">
          <w:rPr>
            <w:spacing w:val="-5"/>
            <w:w w:val="110"/>
          </w:rPr>
          <w:delText xml:space="preserve"> </w:delText>
        </w:r>
        <w:r w:rsidDel="00927A16">
          <w:rPr>
            <w:w w:val="110"/>
          </w:rPr>
          <w:delText>(b)</w:delText>
        </w:r>
        <w:r w:rsidDel="00927A16">
          <w:rPr>
            <w:spacing w:val="-6"/>
            <w:w w:val="110"/>
          </w:rPr>
          <w:delText xml:space="preserve"> </w:delText>
        </w:r>
        <w:r w:rsidDel="00927A16">
          <w:rPr>
            <w:w w:val="110"/>
          </w:rPr>
          <w:delText>are</w:delText>
        </w:r>
        <w:r w:rsidDel="00927A16">
          <w:rPr>
            <w:spacing w:val="-5"/>
            <w:w w:val="110"/>
          </w:rPr>
          <w:delText xml:space="preserve"> </w:delText>
        </w:r>
      </w:del>
      <w:r>
        <w:rPr>
          <w:w w:val="110"/>
        </w:rPr>
        <w:t>snapshots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movie</w:t>
      </w:r>
      <w:r>
        <w:rPr>
          <w:spacing w:val="-6"/>
          <w:w w:val="110"/>
        </w:rPr>
        <w:t xml:space="preserve"> </w:t>
      </w:r>
      <w:r>
        <w:rPr>
          <w:w w:val="110"/>
        </w:rPr>
        <w:t>produced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5"/>
          <w:w w:val="110"/>
        </w:rPr>
        <w:t xml:space="preserve"> </w:t>
      </w:r>
      <w:r>
        <w:rPr>
          <w:w w:val="110"/>
        </w:rPr>
        <w:t>Barbara</w:t>
      </w:r>
      <w:r>
        <w:rPr>
          <w:spacing w:val="-6"/>
          <w:w w:val="110"/>
        </w:rPr>
        <w:t xml:space="preserve"> </w:t>
      </w:r>
      <w:r>
        <w:rPr>
          <w:w w:val="110"/>
        </w:rPr>
        <w:t>Thompson.</w:t>
      </w:r>
      <w:r>
        <w:rPr>
          <w:spacing w:val="18"/>
          <w:w w:val="110"/>
        </w:rPr>
        <w:t xml:space="preserve"> </w:t>
      </w:r>
      <w:r>
        <w:rPr>
          <w:w w:val="110"/>
        </w:rPr>
        <w:t>(a)</w:t>
      </w:r>
      <w:r>
        <w:rPr>
          <w:spacing w:val="-5"/>
          <w:w w:val="110"/>
        </w:rPr>
        <w:t xml:space="preserve"> </w:t>
      </w:r>
      <w:r>
        <w:rPr>
          <w:w w:val="110"/>
        </w:rPr>
        <w:t>Bottom:</w:t>
      </w:r>
      <w:r>
        <w:rPr>
          <w:spacing w:val="29"/>
          <w:w w:val="98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as</w:t>
      </w:r>
      <w:r>
        <w:rPr>
          <w:spacing w:val="-1"/>
          <w:w w:val="110"/>
        </w:rPr>
        <w:t>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w w:val="110"/>
        </w:rPr>
        <w:t>line</w:t>
      </w:r>
      <w:r>
        <w:rPr>
          <w:spacing w:val="-6"/>
          <w:w w:val="110"/>
        </w:rPr>
        <w:t xml:space="preserve"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ows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modeled</w:t>
      </w:r>
      <w:r>
        <w:rPr>
          <w:spacing w:val="-6"/>
          <w:w w:val="110"/>
        </w:rPr>
        <w:t xml:space="preserve"> </w:t>
      </w:r>
      <w:r>
        <w:rPr>
          <w:w w:val="110"/>
        </w:rPr>
        <w:t>solar</w:t>
      </w:r>
      <w:r>
        <w:rPr>
          <w:spacing w:val="-5"/>
          <w:w w:val="110"/>
        </w:rPr>
        <w:t xml:space="preserve"> </w:t>
      </w:r>
      <w:r>
        <w:rPr>
          <w:w w:val="110"/>
        </w:rPr>
        <w:t>spectrum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solid</w:t>
      </w:r>
      <w:r>
        <w:rPr>
          <w:spacing w:val="-6"/>
          <w:w w:val="110"/>
        </w:rPr>
        <w:t xml:space="preserve"> </w:t>
      </w:r>
      <w:r>
        <w:rPr>
          <w:w w:val="110"/>
        </w:rPr>
        <w:t>line</w:t>
      </w:r>
      <w:r>
        <w:rPr>
          <w:spacing w:val="-5"/>
          <w:w w:val="110"/>
        </w:rPr>
        <w:t xml:space="preserve"> 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ows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bandpass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for</w:t>
      </w:r>
      <w:r>
        <w:rPr>
          <w:spacing w:val="-6"/>
          <w:w w:val="110"/>
        </w:rPr>
        <w:t xml:space="preserve"> </w:t>
      </w:r>
      <w:r>
        <w:rPr>
          <w:w w:val="110"/>
        </w:rPr>
        <w:t>AIA’s</w:t>
      </w:r>
      <w:r>
        <w:rPr>
          <w:spacing w:val="45"/>
        </w:rPr>
        <w:t xml:space="preserve"> </w:t>
      </w:r>
      <w:r>
        <w:rPr>
          <w:w w:val="110"/>
        </w:rPr>
        <w:t>171</w:t>
      </w:r>
      <w:r>
        <w:rPr>
          <w:spacing w:val="-19"/>
          <w:w w:val="110"/>
        </w:rPr>
        <w:t xml:space="preserve"> </w:t>
      </w:r>
      <w:r>
        <w:rPr>
          <w:spacing w:val="-180"/>
          <w:w w:val="110"/>
          <w:position w:val="4"/>
        </w:rPr>
        <w:t>˚</w:t>
      </w:r>
      <w:r>
        <w:rPr>
          <w:w w:val="110"/>
        </w:rPr>
        <w:t>A.</w:t>
      </w:r>
      <w:r>
        <w:rPr>
          <w:spacing w:val="-18"/>
          <w:w w:val="110"/>
        </w:rPr>
        <w:t xml:space="preserve"> T</w:t>
      </w:r>
      <w:r>
        <w:rPr>
          <w:w w:val="110"/>
        </w:rPr>
        <w:t>op</w:t>
      </w:r>
      <w:r>
        <w:rPr>
          <w:spacing w:val="-18"/>
          <w:w w:val="110"/>
        </w:rPr>
        <w:t xml:space="preserve"> </w:t>
      </w:r>
      <w:r>
        <w:rPr>
          <w:w w:val="110"/>
        </w:rPr>
        <w:t>left: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18"/>
          <w:w w:val="110"/>
        </w:rPr>
        <w:t xml:space="preserve"> </w:t>
      </w:r>
      <w:r>
        <w:rPr>
          <w:w w:val="110"/>
        </w:rPr>
        <w:t>ratio</w:t>
      </w:r>
      <w:r>
        <w:rPr>
          <w:spacing w:val="-18"/>
          <w:w w:val="110"/>
        </w:rPr>
        <w:t xml:space="preserve"> </w:t>
      </w:r>
      <w:r>
        <w:rPr>
          <w:w w:val="110"/>
        </w:rPr>
        <w:t>of</w:t>
      </w:r>
      <w:r>
        <w:rPr>
          <w:spacing w:val="-19"/>
          <w:w w:val="110"/>
        </w:rPr>
        <w:t xml:space="preserve"> </w:t>
      </w:r>
      <w:r>
        <w:rPr>
          <w:w w:val="110"/>
        </w:rPr>
        <w:t>emission</w:t>
      </w:r>
      <w:r>
        <w:rPr>
          <w:spacing w:val="-18"/>
          <w:w w:val="110"/>
        </w:rPr>
        <w:t xml:space="preserve"> </w:t>
      </w:r>
      <w:r>
        <w:rPr>
          <w:w w:val="110"/>
        </w:rPr>
        <w:t>relati</w:t>
      </w:r>
      <w:r>
        <w:rPr>
          <w:spacing w:val="-7"/>
          <w:w w:val="110"/>
        </w:rPr>
        <w:t>v</w:t>
      </w:r>
      <w:r>
        <w:rPr>
          <w:w w:val="110"/>
        </w:rPr>
        <w:t>e</w:t>
      </w:r>
      <w:r>
        <w:rPr>
          <w:spacing w:val="-18"/>
          <w:w w:val="110"/>
        </w:rPr>
        <w:t xml:space="preserve"> </w:t>
      </w:r>
      <w:r>
        <w:rPr>
          <w:w w:val="110"/>
        </w:rPr>
        <w:t>to</w:t>
      </w:r>
      <w:r>
        <w:rPr>
          <w:spacing w:val="-18"/>
          <w:w w:val="110"/>
        </w:rPr>
        <w:t xml:space="preserve"> </w:t>
      </w:r>
      <w:r>
        <w:rPr>
          <w:w w:val="110"/>
        </w:rPr>
        <w:t>plasma</w:t>
      </w:r>
      <w:r>
        <w:rPr>
          <w:spacing w:val="-19"/>
          <w:w w:val="110"/>
        </w:rPr>
        <w:t xml:space="preserve"> </w:t>
      </w:r>
      <w:r>
        <w:rPr>
          <w:w w:val="110"/>
        </w:rPr>
        <w:t>with</w:t>
      </w:r>
      <w:r>
        <w:rPr>
          <w:spacing w:val="-18"/>
          <w:w w:val="110"/>
        </w:rPr>
        <w:t xml:space="preserve"> </w:t>
      </w:r>
      <w:r>
        <w:rPr>
          <w:w w:val="110"/>
        </w:rPr>
        <w:t>no</w:t>
      </w:r>
      <w:r>
        <w:rPr>
          <w:spacing w:val="-18"/>
          <w:w w:val="110"/>
        </w:rPr>
        <w:t xml:space="preserve"> </w:t>
      </w:r>
      <w:r>
        <w:rPr>
          <w:w w:val="110"/>
        </w:rPr>
        <w:t>line-of-sig</w:t>
      </w:r>
      <w:r>
        <w:rPr>
          <w:spacing w:val="-7"/>
          <w:w w:val="110"/>
        </w:rPr>
        <w:t>h</w:t>
      </w:r>
      <w:r>
        <w:rPr>
          <w:w w:val="110"/>
        </w:rPr>
        <w:t>t</w:t>
      </w:r>
      <w:r>
        <w:rPr>
          <w:spacing w:val="-18"/>
          <w:w w:val="110"/>
        </w:rPr>
        <w:t xml:space="preserve"> </w:t>
      </w:r>
      <w:r>
        <w:rPr>
          <w:spacing w:val="-7"/>
          <w:w w:val="110"/>
        </w:rPr>
        <w:t>v</w:t>
      </w:r>
      <w:r>
        <w:rPr>
          <w:w w:val="110"/>
        </w:rPr>
        <w:t>el</w:t>
      </w:r>
      <w:r>
        <w:rPr>
          <w:spacing w:val="5"/>
          <w:w w:val="110"/>
        </w:rPr>
        <w:t>o</w:t>
      </w:r>
      <w:r>
        <w:rPr>
          <w:w w:val="110"/>
        </w:rPr>
        <w:t>ci</w:t>
      </w:r>
      <w:r>
        <w:rPr>
          <w:spacing w:val="-5"/>
          <w:w w:val="110"/>
        </w:rPr>
        <w:t>t</w:t>
      </w:r>
      <w:r>
        <w:rPr>
          <w:w w:val="110"/>
        </w:rPr>
        <w:t>y</w:t>
      </w:r>
      <w:r>
        <w:rPr>
          <w:spacing w:val="-18"/>
          <w:w w:val="110"/>
        </w:rPr>
        <w:t xml:space="preserve"> </w:t>
      </w:r>
      <w:r>
        <w:rPr>
          <w:w w:val="110"/>
        </w:rPr>
        <w:t>as</w:t>
      </w:r>
      <w:r>
        <w:rPr>
          <w:spacing w:val="-19"/>
          <w:w w:val="110"/>
        </w:rPr>
        <w:t xml:space="preserve"> </w:t>
      </w:r>
      <w:r>
        <w:rPr>
          <w:w w:val="110"/>
        </w:rPr>
        <w:t>a</w:t>
      </w:r>
      <w:r>
        <w:rPr>
          <w:spacing w:val="-18"/>
          <w:w w:val="110"/>
        </w:rPr>
        <w:t xml:space="preserve"> </w:t>
      </w:r>
      <w:r>
        <w:rPr>
          <w:w w:val="110"/>
        </w:rPr>
        <w:t>function</w:t>
      </w:r>
      <w:r>
        <w:rPr>
          <w:w w:val="104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spacing w:val="-4"/>
          <w:w w:val="110"/>
        </w:rPr>
        <w:t>veloci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.</w:t>
      </w:r>
      <w:r>
        <w:rPr>
          <w:spacing w:val="13"/>
          <w:w w:val="110"/>
        </w:rPr>
        <w:t xml:space="preserve"> </w:t>
      </w:r>
      <w:r>
        <w:rPr>
          <w:spacing w:val="-7"/>
          <w:w w:val="110"/>
        </w:rPr>
        <w:t>T</w:t>
      </w:r>
      <w:r>
        <w:rPr>
          <w:spacing w:val="-8"/>
          <w:w w:val="110"/>
        </w:rPr>
        <w:t>op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igh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: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am</w:t>
      </w:r>
      <w:r>
        <w:rPr>
          <w:spacing w:val="-2"/>
          <w:w w:val="110"/>
        </w:rPr>
        <w:t>ou</w:t>
      </w:r>
      <w:r>
        <w:rPr>
          <w:spacing w:val="-1"/>
          <w:w w:val="110"/>
        </w:rPr>
        <w:t>nt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si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</w:t>
      </w:r>
      <w:r>
        <w:rPr>
          <w:spacing w:val="-13"/>
          <w:w w:val="110"/>
        </w:rPr>
        <w:t xml:space="preserve"> </w:t>
      </w:r>
      <w:r>
        <w:rPr>
          <w:w w:val="110"/>
        </w:rPr>
        <w:t>decrease</w:t>
      </w:r>
      <w:r>
        <w:rPr>
          <w:spacing w:val="-13"/>
          <w:w w:val="110"/>
        </w:rPr>
        <w:t xml:space="preserve"> </w:t>
      </w:r>
      <w:r>
        <w:rPr>
          <w:w w:val="110"/>
        </w:rPr>
        <w:t>(in</w:t>
      </w:r>
      <w:r>
        <w:rPr>
          <w:spacing w:val="-13"/>
          <w:w w:val="110"/>
        </w:rPr>
        <w:t xml:space="preserve"> </w:t>
      </w:r>
      <w:r>
        <w:rPr>
          <w:w w:val="110"/>
        </w:rPr>
        <w:t>%)</w:t>
      </w:r>
      <w:r>
        <w:rPr>
          <w:spacing w:val="-13"/>
          <w:w w:val="110"/>
        </w:rPr>
        <w:t xml:space="preserve"> </w:t>
      </w:r>
      <w:r>
        <w:rPr>
          <w:w w:val="110"/>
        </w:rPr>
        <w:t>that</w:t>
      </w:r>
      <w:r>
        <w:rPr>
          <w:spacing w:val="-13"/>
          <w:w w:val="110"/>
        </w:rPr>
        <w:t xml:space="preserve"> </w:t>
      </w:r>
      <w:r>
        <w:rPr>
          <w:spacing w:val="-3"/>
          <w:w w:val="110"/>
        </w:rPr>
        <w:t>woul</w:t>
      </w:r>
      <w:r>
        <w:rPr>
          <w:spacing w:val="-2"/>
          <w:w w:val="110"/>
        </w:rPr>
        <w:t>d</w:t>
      </w:r>
      <w:r>
        <w:rPr>
          <w:spacing w:val="-13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13"/>
          <w:w w:val="110"/>
        </w:rPr>
        <w:t xml:space="preserve"> </w:t>
      </w:r>
      <w:r>
        <w:rPr>
          <w:w w:val="110"/>
        </w:rPr>
        <w:t>required</w:t>
      </w:r>
      <w:r>
        <w:rPr>
          <w:spacing w:val="-13"/>
          <w:w w:val="110"/>
        </w:rPr>
        <w:t xml:space="preserve"> </w:t>
      </w:r>
      <w:r>
        <w:rPr>
          <w:w w:val="110"/>
        </w:rPr>
        <w:t>to</w:t>
      </w:r>
      <w:r>
        <w:rPr>
          <w:spacing w:val="-13"/>
          <w:w w:val="110"/>
        </w:rPr>
        <w:t xml:space="preserve"> </w:t>
      </w:r>
      <w:r>
        <w:rPr>
          <w:spacing w:val="-3"/>
          <w:w w:val="110"/>
        </w:rPr>
        <w:t>ac</w:t>
      </w:r>
      <w:r>
        <w:rPr>
          <w:spacing w:val="-2"/>
          <w:w w:val="110"/>
        </w:rPr>
        <w:t>h</w:t>
      </w:r>
      <w:r>
        <w:rPr>
          <w:spacing w:val="-3"/>
          <w:w w:val="110"/>
        </w:rPr>
        <w:t>ieve</w:t>
      </w:r>
      <w:r>
        <w:rPr>
          <w:spacing w:val="-13"/>
          <w:w w:val="110"/>
        </w:rPr>
        <w:t xml:space="preserve"> </w:t>
      </w:r>
      <w:r>
        <w:rPr>
          <w:w w:val="110"/>
        </w:rPr>
        <w:t>the</w:t>
      </w:r>
      <w:r>
        <w:rPr>
          <w:spacing w:val="21"/>
          <w:w w:val="99"/>
        </w:rPr>
        <w:t xml:space="preserve"> </w:t>
      </w:r>
      <w:r>
        <w:rPr>
          <w:w w:val="110"/>
        </w:rPr>
        <w:t>same</w:t>
      </w:r>
      <w:r>
        <w:rPr>
          <w:spacing w:val="-3"/>
          <w:w w:val="110"/>
        </w:rPr>
        <w:t xml:space="preserve"> </w:t>
      </w:r>
      <w:r>
        <w:rPr>
          <w:spacing w:val="-1"/>
          <w:w w:val="110"/>
        </w:rPr>
        <w:t>am</w:t>
      </w:r>
      <w:r>
        <w:rPr>
          <w:spacing w:val="-2"/>
          <w:w w:val="110"/>
        </w:rPr>
        <w:t>ou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2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immi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 xml:space="preserve">g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bandpass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dimming</w:t>
      </w:r>
      <w:r>
        <w:rPr>
          <w:spacing w:val="-2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spacing w:val="-3"/>
          <w:w w:val="110"/>
        </w:rPr>
        <w:t>eac</w:t>
      </w:r>
      <w:r>
        <w:rPr>
          <w:spacing w:val="-2"/>
          <w:w w:val="110"/>
        </w:rPr>
        <w:t xml:space="preserve">h </w:t>
      </w:r>
      <w:r>
        <w:rPr>
          <w:spacing w:val="-4"/>
          <w:w w:val="110"/>
        </w:rPr>
        <w:t>veloci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y</w:t>
      </w:r>
      <w:r>
        <w:rPr>
          <w:spacing w:val="-3"/>
          <w:w w:val="110"/>
        </w:rPr>
        <w:t>.</w:t>
      </w:r>
      <w:r>
        <w:rPr>
          <w:spacing w:val="19"/>
          <w:w w:val="110"/>
        </w:rPr>
        <w:t xml:space="preserve"> </w:t>
      </w:r>
      <w:r>
        <w:rPr>
          <w:w w:val="110"/>
        </w:rPr>
        <w:t>(b)</w:t>
      </w:r>
      <w:r>
        <w:rPr>
          <w:spacing w:val="-2"/>
          <w:w w:val="110"/>
        </w:rPr>
        <w:t xml:space="preserve"> </w:t>
      </w:r>
      <w:r>
        <w:rPr>
          <w:w w:val="110"/>
        </w:rPr>
        <w:t>Same</w:t>
      </w:r>
      <w:r>
        <w:rPr>
          <w:spacing w:val="-2"/>
          <w:w w:val="110"/>
        </w:rPr>
        <w:t xml:space="preserve"> </w:t>
      </w:r>
      <w:r>
        <w:rPr>
          <w:w w:val="110"/>
        </w:rPr>
        <w:t>as</w:t>
      </w:r>
      <w:r>
        <w:rPr>
          <w:spacing w:val="-2"/>
          <w:w w:val="110"/>
        </w:rPr>
        <w:t xml:space="preserve"> </w:t>
      </w:r>
      <w:r>
        <w:rPr>
          <w:w w:val="110"/>
        </w:rPr>
        <w:t>(a)</w:t>
      </w:r>
      <w:r>
        <w:rPr>
          <w:spacing w:val="-3"/>
          <w:w w:val="110"/>
        </w:rPr>
        <w:t xml:space="preserve"> </w:t>
      </w:r>
      <w:r>
        <w:rPr>
          <w:w w:val="110"/>
        </w:rPr>
        <w:t>but</w:t>
      </w:r>
      <w:r>
        <w:rPr>
          <w:spacing w:val="-2"/>
          <w:w w:val="110"/>
        </w:rPr>
        <w:t xml:space="preserve"> </w:t>
      </w:r>
      <w:r>
        <w:rPr>
          <w:w w:val="110"/>
        </w:rPr>
        <w:t>at</w:t>
      </w:r>
      <w:r>
        <w:rPr>
          <w:spacing w:val="-2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veloci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y</w:t>
      </w:r>
      <w:r>
        <w:rPr>
          <w:spacing w:val="29"/>
          <w:w w:val="104"/>
        </w:rPr>
        <w:t xml:space="preserve"> </w:t>
      </w:r>
      <w:r>
        <w:rPr>
          <w:w w:val="110"/>
        </w:rPr>
        <w:t>of</w:t>
      </w:r>
      <w:r>
        <w:rPr>
          <w:spacing w:val="20"/>
          <w:w w:val="110"/>
        </w:rPr>
        <w:t xml:space="preserve"> </w:t>
      </w:r>
      <w:r>
        <w:rPr>
          <w:w w:val="110"/>
        </w:rPr>
        <w:t>1053</w:t>
      </w:r>
      <w:r>
        <w:rPr>
          <w:spacing w:val="20"/>
          <w:w w:val="110"/>
        </w:rPr>
        <w:t xml:space="preserve"> </w:t>
      </w:r>
      <w:r>
        <w:rPr>
          <w:rFonts w:cs="Times New Roman"/>
          <w:i/>
          <w:spacing w:val="2"/>
          <w:w w:val="110"/>
        </w:rPr>
        <w:t>km</w:t>
      </w:r>
      <w:r>
        <w:rPr>
          <w:rFonts w:cs="Times New Roman"/>
          <w:i/>
          <w:spacing w:val="20"/>
          <w:w w:val="110"/>
        </w:rPr>
        <w:t xml:space="preserve"> </w:t>
      </w:r>
      <w:r>
        <w:rPr>
          <w:rFonts w:cs="Times New Roman"/>
          <w:i/>
          <w:spacing w:val="1"/>
          <w:w w:val="110"/>
        </w:rPr>
        <w:t>s</w:t>
      </w:r>
      <w:r>
        <w:rPr>
          <w:rFonts w:cs="Times New Roman"/>
          <w:i/>
          <w:w w:val="110"/>
          <w:position w:val="8"/>
          <w:sz w:val="16"/>
          <w:szCs w:val="16"/>
        </w:rPr>
        <w:t>-</w:t>
      </w:r>
      <w:r>
        <w:rPr>
          <w:rFonts w:cs="Times New Roman"/>
          <w:spacing w:val="2"/>
          <w:w w:val="110"/>
          <w:position w:val="8"/>
          <w:sz w:val="16"/>
          <w:szCs w:val="16"/>
        </w:rPr>
        <w:t>1</w:t>
      </w:r>
      <w:proofErr w:type="gramStart"/>
      <w:r>
        <w:rPr>
          <w:spacing w:val="2"/>
          <w:w w:val="110"/>
        </w:rPr>
        <w:t>.</w:t>
      </w:r>
      <w:ins w:id="105" w:author="Tom Woods" w:date="2016-01-17T14:21:00Z">
        <w:r w:rsidR="00927A16">
          <w:rPr>
            <w:spacing w:val="2"/>
            <w:w w:val="110"/>
          </w:rPr>
          <w:t>as</w:t>
        </w:r>
        <w:proofErr w:type="gramEnd"/>
        <w:r w:rsidR="00927A16">
          <w:rPr>
            <w:spacing w:val="2"/>
            <w:w w:val="110"/>
          </w:rPr>
          <w:t xml:space="preserve"> example of the 171 Å emission Doppler shifting outside the AIA </w:t>
        </w:r>
        <w:proofErr w:type="spellStart"/>
        <w:r w:rsidR="00927A16">
          <w:rPr>
            <w:spacing w:val="2"/>
            <w:w w:val="110"/>
          </w:rPr>
          <w:t>bandpass</w:t>
        </w:r>
        <w:proofErr w:type="spellEnd"/>
        <w:r w:rsidR="00927A16">
          <w:rPr>
            <w:spacing w:val="2"/>
            <w:w w:val="110"/>
          </w:rPr>
          <w:t>.</w:t>
        </w:r>
      </w:ins>
    </w:p>
    <w:p w14:paraId="15A0670D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9E2607" w14:textId="77777777" w:rsidR="00FB4955" w:rsidRDefault="00FB4955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5F25BF3F" w14:textId="77777777" w:rsidR="00FB4955" w:rsidRDefault="00E6617D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7775F56" wp14:editId="29913152">
            <wp:extent cx="6062471" cy="279349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71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B285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9B81F7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D5BEEA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809FD36" w14:textId="77777777" w:rsidR="00FB4955" w:rsidRDefault="00FB4955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14:paraId="2243D12B" w14:textId="77777777" w:rsidR="00FB4955" w:rsidRDefault="00E6617D">
      <w:pPr>
        <w:pStyle w:val="BodyText"/>
        <w:spacing w:before="58" w:line="455" w:lineRule="auto"/>
        <w:ind w:right="158"/>
      </w:pPr>
      <w:proofErr w:type="gramStart"/>
      <w:r>
        <w:rPr>
          <w:w w:val="105"/>
        </w:rPr>
        <w:t>large</w:t>
      </w:r>
      <w:proofErr w:type="gramEnd"/>
      <w:r>
        <w:rPr>
          <w:spacing w:val="31"/>
          <w:w w:val="105"/>
        </w:rPr>
        <w:t xml:space="preserve"> </w:t>
      </w:r>
      <w:r>
        <w:rPr>
          <w:w w:val="105"/>
        </w:rPr>
        <w:t>Doppler</w:t>
      </w:r>
      <w:r>
        <w:rPr>
          <w:spacing w:val="32"/>
          <w:w w:val="105"/>
        </w:rPr>
        <w:t xml:space="preserve"> </w:t>
      </w:r>
      <w:r>
        <w:rPr>
          <w:w w:val="105"/>
        </w:rPr>
        <w:t>shift</w:t>
      </w:r>
      <w:r>
        <w:rPr>
          <w:spacing w:val="32"/>
          <w:w w:val="105"/>
        </w:rPr>
        <w:t xml:space="preserve"> </w:t>
      </w:r>
      <w:r>
        <w:rPr>
          <w:w w:val="105"/>
        </w:rPr>
        <w:t>could</w:t>
      </w:r>
      <w:r>
        <w:rPr>
          <w:spacing w:val="32"/>
          <w:w w:val="105"/>
        </w:rPr>
        <w:t xml:space="preserve"> </w:t>
      </w:r>
      <w:r>
        <w:rPr>
          <w:w w:val="105"/>
        </w:rPr>
        <w:t>cause</w:t>
      </w:r>
      <w:r>
        <w:rPr>
          <w:spacing w:val="31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appar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33"/>
          <w:w w:val="105"/>
        </w:rPr>
        <w:t xml:space="preserve"> </w:t>
      </w:r>
      <w:r>
        <w:rPr>
          <w:w w:val="105"/>
        </w:rPr>
        <w:t>dimming</w:t>
      </w:r>
      <w:r>
        <w:rPr>
          <w:spacing w:val="31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this</w:t>
      </w:r>
      <w:r>
        <w:rPr>
          <w:spacing w:val="31"/>
          <w:w w:val="105"/>
        </w:rPr>
        <w:t xml:space="preserve"> </w:t>
      </w:r>
      <w:r>
        <w:rPr>
          <w:w w:val="105"/>
        </w:rPr>
        <w:t xml:space="preserve">product. </w:t>
      </w:r>
      <w:r>
        <w:rPr>
          <w:spacing w:val="21"/>
          <w:w w:val="105"/>
        </w:rPr>
        <w:t xml:space="preserve"> </w:t>
      </w:r>
      <w:r>
        <w:rPr>
          <w:w w:val="105"/>
        </w:rPr>
        <w:t>Again,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31"/>
          <w:w w:val="105"/>
        </w:rPr>
        <w:t xml:space="preserve"> </w:t>
      </w:r>
      <w:r>
        <w:rPr>
          <w:w w:val="105"/>
        </w:rPr>
        <w:t>shifts</w:t>
      </w:r>
      <w:r>
        <w:rPr>
          <w:spacing w:val="28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far</w:t>
      </w:r>
      <w:r>
        <w:rPr>
          <w:spacing w:val="28"/>
          <w:w w:val="105"/>
        </w:rPr>
        <w:t xml:space="preserve"> </w:t>
      </w:r>
      <w:r>
        <w:rPr>
          <w:w w:val="105"/>
        </w:rPr>
        <w:t>t</w:t>
      </w:r>
      <w:r>
        <w:rPr>
          <w:spacing w:val="1"/>
          <w:w w:val="105"/>
        </w:rPr>
        <w:t>oo</w:t>
      </w:r>
      <w:r>
        <w:rPr>
          <w:spacing w:val="27"/>
          <w:w w:val="105"/>
        </w:rPr>
        <w:t xml:space="preserve"> </w:t>
      </w:r>
      <w:r>
        <w:rPr>
          <w:w w:val="105"/>
        </w:rPr>
        <w:t>small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impact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EVE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>analysis.</w:t>
      </w:r>
    </w:p>
    <w:p w14:paraId="1EBC1C37" w14:textId="77777777" w:rsidR="00FB4955" w:rsidRDefault="00FB4955">
      <w:pPr>
        <w:spacing w:before="9"/>
        <w:rPr>
          <w:rFonts w:ascii="Times New Roman" w:eastAsia="Times New Roman" w:hAnsi="Times New Roman" w:cs="Times New Roman"/>
        </w:rPr>
      </w:pPr>
    </w:p>
    <w:p w14:paraId="3193294C" w14:textId="77777777" w:rsidR="00FB4955" w:rsidRDefault="00E6617D">
      <w:pPr>
        <w:pStyle w:val="Heading1"/>
        <w:numPr>
          <w:ilvl w:val="1"/>
          <w:numId w:val="1"/>
        </w:numPr>
        <w:tabs>
          <w:tab w:val="left" w:pos="1108"/>
        </w:tabs>
        <w:rPr>
          <w:b w:val="0"/>
          <w:bCs w:val="0"/>
        </w:rPr>
      </w:pPr>
      <w:bookmarkStart w:id="106" w:name="Summary"/>
      <w:bookmarkStart w:id="107" w:name="_bookmark27"/>
      <w:bookmarkEnd w:id="106"/>
      <w:bookmarkEnd w:id="107"/>
      <w:r>
        <w:rPr>
          <w:w w:val="110"/>
        </w:rPr>
        <w:t>Summary</w:t>
      </w:r>
    </w:p>
    <w:p w14:paraId="75A40EBD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D66977" w14:textId="69F08E0D" w:rsidR="00FB4955" w:rsidRDefault="00E6617D">
      <w:pPr>
        <w:pStyle w:val="BodyText"/>
        <w:spacing w:before="162" w:line="455" w:lineRule="auto"/>
        <w:ind w:right="157" w:firstLine="576"/>
        <w:jc w:val="both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most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w w:val="105"/>
        </w:rPr>
        <w:t>types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dimming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simple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well-understood</w:t>
      </w:r>
      <w:proofErr w:type="gramEnd"/>
      <w:r>
        <w:rPr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10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exception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global</w:t>
      </w:r>
      <w:r>
        <w:rPr>
          <w:spacing w:val="10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-4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Mass-loss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simply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direct</w:t>
      </w:r>
      <w:r>
        <w:rPr>
          <w:spacing w:val="11"/>
          <w:w w:val="105"/>
        </w:rPr>
        <w:t xml:space="preserve"> </w:t>
      </w:r>
      <w:r>
        <w:rPr>
          <w:w w:val="105"/>
        </w:rPr>
        <w:t>result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CME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gn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ant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quant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ty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emitting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al</w:t>
      </w:r>
      <w:r>
        <w:rPr>
          <w:spacing w:val="29"/>
          <w:w w:val="105"/>
        </w:rPr>
        <w:t xml:space="preserve"> </w:t>
      </w:r>
      <w:r>
        <w:rPr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solar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orona.</w:t>
      </w:r>
      <w:r>
        <w:rPr>
          <w:spacing w:val="10"/>
          <w:w w:val="105"/>
        </w:rPr>
        <w:t xml:space="preserve"> </w:t>
      </w:r>
      <w:r>
        <w:rPr>
          <w:w w:val="105"/>
        </w:rPr>
        <w:t>Th</w:t>
      </w:r>
      <w:ins w:id="108" w:author="Tom Woods" w:date="2016-01-17T14:23:00Z">
        <w:r w:rsidR="00927A16">
          <w:rPr>
            <w:w w:val="105"/>
          </w:rPr>
          <w:t>e</w:t>
        </w:r>
      </w:ins>
      <w:del w:id="109" w:author="Tom Woods" w:date="2016-01-17T14:23:00Z">
        <w:r w:rsidDel="00927A16">
          <w:rPr>
            <w:w w:val="105"/>
          </w:rPr>
          <w:delText>is</w:delText>
        </w:r>
      </w:del>
      <w:r>
        <w:rPr>
          <w:spacing w:val="29"/>
          <w:w w:val="105"/>
        </w:rPr>
        <w:t xml:space="preserve"> </w:t>
      </w:r>
      <w:ins w:id="110" w:author="Tom Woods" w:date="2016-01-17T14:24:00Z">
        <w:r w:rsidR="009D2E7B">
          <w:rPr>
            <w:spacing w:val="29"/>
            <w:w w:val="105"/>
          </w:rPr>
          <w:t xml:space="preserve">corona </w:t>
        </w:r>
      </w:ins>
      <w:r>
        <w:rPr>
          <w:w w:val="105"/>
        </w:rPr>
        <w:t>dimming</w:t>
      </w:r>
      <w:r>
        <w:rPr>
          <w:spacing w:val="30"/>
          <w:w w:val="105"/>
        </w:rPr>
        <w:t xml:space="preserve"> </w:t>
      </w:r>
      <w:ins w:id="111" w:author="Tom Woods" w:date="2016-01-17T14:23:00Z">
        <w:r w:rsidR="00927A16">
          <w:rPr>
            <w:spacing w:val="30"/>
            <w:w w:val="105"/>
          </w:rPr>
          <w:t xml:space="preserve">amount increases </w:t>
        </w:r>
      </w:ins>
      <w:del w:id="112" w:author="Tom Woods" w:date="2016-01-17T14:24:00Z">
        <w:r w:rsidDel="00927A16">
          <w:rPr>
            <w:w w:val="105"/>
          </w:rPr>
          <w:delText>is</w:delText>
        </w:r>
        <w:r w:rsidDel="00927A16">
          <w:rPr>
            <w:spacing w:val="28"/>
            <w:w w:val="105"/>
          </w:rPr>
          <w:delText xml:space="preserve"> </w:delText>
        </w:r>
        <w:r w:rsidDel="00927A16">
          <w:rPr>
            <w:w w:val="105"/>
          </w:rPr>
          <w:delText>not</w:delText>
        </w:r>
        <w:r w:rsidDel="00927A16">
          <w:rPr>
            <w:spacing w:val="29"/>
            <w:w w:val="105"/>
          </w:rPr>
          <w:delText xml:space="preserve"> </w:delText>
        </w:r>
        <w:r w:rsidDel="00927A16">
          <w:rPr>
            <w:w w:val="105"/>
          </w:rPr>
          <w:delText>immediately</w:delText>
        </w:r>
        <w:r w:rsidDel="00927A16">
          <w:rPr>
            <w:spacing w:val="45"/>
            <w:w w:val="104"/>
          </w:rPr>
          <w:delText xml:space="preserve"> </w:delText>
        </w:r>
        <w:r w:rsidDel="00927A16">
          <w:rPr>
            <w:w w:val="105"/>
          </w:rPr>
          <w:delText>lost</w:delText>
        </w:r>
        <w:r w:rsidDel="00927A16">
          <w:rPr>
            <w:spacing w:val="50"/>
            <w:w w:val="105"/>
          </w:rPr>
          <w:delText xml:space="preserve"> </w:delText>
        </w:r>
      </w:del>
      <w:r>
        <w:rPr>
          <w:w w:val="105"/>
        </w:rPr>
        <w:t>as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CME</w:t>
      </w:r>
      <w:r>
        <w:rPr>
          <w:spacing w:val="50"/>
          <w:w w:val="105"/>
        </w:rPr>
        <w:t xml:space="preserve"> </w:t>
      </w:r>
      <w:r>
        <w:rPr>
          <w:w w:val="105"/>
        </w:rPr>
        <w:t>pulls</w:t>
      </w:r>
      <w:r>
        <w:rPr>
          <w:spacing w:val="51"/>
          <w:w w:val="105"/>
        </w:rPr>
        <w:t xml:space="preserve"> 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y</w:t>
      </w:r>
      <w:ins w:id="113" w:author="Tom Woods" w:date="2016-01-17T14:26:00Z">
        <w:r w:rsidR="009D2E7B">
          <w:rPr>
            <w:spacing w:val="-6"/>
            <w:w w:val="105"/>
          </w:rPr>
          <w:t xml:space="preserve">, reaches a maximum dimming depth, and then the </w:t>
        </w:r>
      </w:ins>
      <w:ins w:id="114" w:author="Tom Woods" w:date="2016-01-17T14:28:00Z">
        <w:r w:rsidR="009D2E7B">
          <w:rPr>
            <w:spacing w:val="-6"/>
            <w:w w:val="105"/>
          </w:rPr>
          <w:t xml:space="preserve">emission begins to return to the original pre-flare level </w:t>
        </w:r>
      </w:ins>
      <w:ins w:id="115" w:author="Tom Woods" w:date="2016-01-17T14:30:00Z">
        <w:r w:rsidR="009D2E7B">
          <w:rPr>
            <w:spacing w:val="-6"/>
            <w:w w:val="105"/>
          </w:rPr>
          <w:t xml:space="preserve">after a few hours </w:t>
        </w:r>
      </w:ins>
      <w:ins w:id="116" w:author="Tom Woods" w:date="2016-01-17T14:28:00Z">
        <w:r w:rsidR="009D2E7B">
          <w:rPr>
            <w:spacing w:val="-6"/>
            <w:w w:val="105"/>
          </w:rPr>
          <w:t>as</w:t>
        </w:r>
      </w:ins>
      <w:ins w:id="117" w:author="Tom Woods" w:date="2016-01-17T14:26:00Z">
        <w:r w:rsidR="009D2E7B">
          <w:rPr>
            <w:spacing w:val="-6"/>
            <w:w w:val="105"/>
          </w:rPr>
          <w:t xml:space="preserve"> </w:t>
        </w:r>
      </w:ins>
      <w:ins w:id="118" w:author="Tom Woods" w:date="2016-01-17T14:27:00Z">
        <w:r w:rsidR="009D2E7B">
          <w:rPr>
            <w:spacing w:val="-6"/>
            <w:w w:val="105"/>
          </w:rPr>
          <w:t xml:space="preserve">post-flare loops </w:t>
        </w:r>
      </w:ins>
      <w:ins w:id="119" w:author="Tom Woods" w:date="2016-01-17T14:29:00Z">
        <w:r w:rsidR="009D2E7B">
          <w:rPr>
            <w:spacing w:val="-6"/>
            <w:w w:val="105"/>
          </w:rPr>
          <w:t>begin</w:t>
        </w:r>
      </w:ins>
      <w:del w:id="120" w:author="Tom Woods" w:date="2016-01-17T14:29:00Z">
        <w:r w:rsidDel="009D2E7B">
          <w:rPr>
            <w:spacing w:val="50"/>
            <w:w w:val="105"/>
          </w:rPr>
          <w:delText xml:space="preserve"> </w:delText>
        </w:r>
        <w:r w:rsidDel="009D2E7B">
          <w:rPr>
            <w:w w:val="105"/>
          </w:rPr>
          <w:delText>because</w:delText>
        </w:r>
        <w:r w:rsidDel="009D2E7B">
          <w:rPr>
            <w:spacing w:val="51"/>
            <w:w w:val="105"/>
          </w:rPr>
          <w:delText xml:space="preserve"> </w:delText>
        </w:r>
        <w:r w:rsidDel="009D2E7B">
          <w:rPr>
            <w:w w:val="105"/>
          </w:rPr>
          <w:delText>the</w:delText>
        </w:r>
        <w:r w:rsidDel="009D2E7B">
          <w:rPr>
            <w:spacing w:val="50"/>
            <w:w w:val="105"/>
          </w:rPr>
          <w:delText xml:space="preserve"> </w:delText>
        </w:r>
        <w:r w:rsidDel="009D2E7B">
          <w:rPr>
            <w:w w:val="105"/>
          </w:rPr>
          <w:delText>post-eruption</w:delText>
        </w:r>
        <w:r w:rsidDel="009D2E7B">
          <w:rPr>
            <w:spacing w:val="51"/>
            <w:w w:val="105"/>
          </w:rPr>
          <w:delText xml:space="preserve"> </w:delText>
        </w:r>
        <w:r w:rsidDel="009D2E7B">
          <w:rPr>
            <w:w w:val="105"/>
          </w:rPr>
          <w:delText>relaxation</w:delText>
        </w:r>
        <w:r w:rsidDel="009D2E7B">
          <w:rPr>
            <w:spacing w:val="50"/>
            <w:w w:val="105"/>
          </w:rPr>
          <w:delText xml:space="preserve"> </w:delText>
        </w:r>
        <w:r w:rsidDel="009D2E7B">
          <w:rPr>
            <w:spacing w:val="1"/>
            <w:w w:val="105"/>
          </w:rPr>
          <w:delText>p</w:delText>
        </w:r>
        <w:r w:rsidDel="009D2E7B">
          <w:rPr>
            <w:spacing w:val="2"/>
            <w:w w:val="105"/>
          </w:rPr>
          <w:delText>e</w:delText>
        </w:r>
        <w:r w:rsidDel="009D2E7B">
          <w:rPr>
            <w:spacing w:val="1"/>
            <w:w w:val="105"/>
          </w:rPr>
          <w:delText>r</w:delText>
        </w:r>
        <w:r w:rsidDel="009D2E7B">
          <w:rPr>
            <w:spacing w:val="2"/>
            <w:w w:val="105"/>
          </w:rPr>
          <w:delText>io</w:delText>
        </w:r>
        <w:r w:rsidDel="009D2E7B">
          <w:rPr>
            <w:spacing w:val="1"/>
            <w:w w:val="105"/>
          </w:rPr>
          <w:delText>d</w:delText>
        </w:r>
        <w:r w:rsidDel="009D2E7B">
          <w:rPr>
            <w:spacing w:val="51"/>
            <w:w w:val="105"/>
          </w:rPr>
          <w:delText xml:space="preserve"> </w:delText>
        </w:r>
        <w:r w:rsidDel="009D2E7B">
          <w:rPr>
            <w:w w:val="105"/>
          </w:rPr>
          <w:delText>is</w:delText>
        </w:r>
        <w:r w:rsidDel="009D2E7B">
          <w:rPr>
            <w:spacing w:val="50"/>
            <w:w w:val="105"/>
          </w:rPr>
          <w:delText xml:space="preserve"> </w:delText>
        </w:r>
        <w:r w:rsidDel="009D2E7B">
          <w:rPr>
            <w:w w:val="105"/>
          </w:rPr>
          <w:delText>nonzero</w:delText>
        </w:r>
        <w:r w:rsidDel="009D2E7B">
          <w:rPr>
            <w:spacing w:val="51"/>
            <w:w w:val="105"/>
          </w:rPr>
          <w:delText xml:space="preserve"> </w:delText>
        </w:r>
        <w:r w:rsidDel="009D2E7B">
          <w:rPr>
            <w:w w:val="105"/>
          </w:rPr>
          <w:delText>and</w:delText>
        </w:r>
        <w:r w:rsidDel="009D2E7B">
          <w:rPr>
            <w:spacing w:val="50"/>
            <w:w w:val="105"/>
          </w:rPr>
          <w:delText xml:space="preserve"> </w:delText>
        </w:r>
        <w:r w:rsidDel="009D2E7B">
          <w:rPr>
            <w:w w:val="105"/>
          </w:rPr>
          <w:delText>it</w:delText>
        </w:r>
        <w:r w:rsidDel="009D2E7B">
          <w:rPr>
            <w:spacing w:val="51"/>
            <w:w w:val="105"/>
          </w:rPr>
          <w:delText xml:space="preserve"> </w:delText>
        </w:r>
        <w:r w:rsidDel="009D2E7B">
          <w:rPr>
            <w:w w:val="105"/>
          </w:rPr>
          <w:delText>can</w:delText>
        </w:r>
        <w:r w:rsidDel="009D2E7B">
          <w:rPr>
            <w:spacing w:val="24"/>
            <w:w w:val="110"/>
          </w:rPr>
          <w:delText xml:space="preserve"> </w:delText>
        </w:r>
        <w:r w:rsidDel="009D2E7B">
          <w:rPr>
            <w:spacing w:val="-2"/>
            <w:w w:val="105"/>
          </w:rPr>
          <w:delText>tak</w:delText>
        </w:r>
        <w:r w:rsidDel="009D2E7B">
          <w:rPr>
            <w:spacing w:val="-3"/>
            <w:w w:val="105"/>
          </w:rPr>
          <w:delText>e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spacing w:val="-2"/>
            <w:w w:val="105"/>
          </w:rPr>
          <w:delText>se</w:delText>
        </w:r>
        <w:r w:rsidDel="009D2E7B">
          <w:rPr>
            <w:spacing w:val="-1"/>
            <w:w w:val="105"/>
          </w:rPr>
          <w:delText>v</w:delText>
        </w:r>
        <w:r w:rsidDel="009D2E7B">
          <w:rPr>
            <w:spacing w:val="-2"/>
            <w:w w:val="105"/>
          </w:rPr>
          <w:delText>e</w:delText>
        </w:r>
        <w:r w:rsidDel="009D2E7B">
          <w:rPr>
            <w:spacing w:val="-1"/>
            <w:w w:val="105"/>
          </w:rPr>
          <w:delText>ral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spacing w:val="-1"/>
            <w:w w:val="105"/>
          </w:rPr>
          <w:delText>hour</w:delText>
        </w:r>
        <w:r w:rsidDel="009D2E7B">
          <w:rPr>
            <w:spacing w:val="-2"/>
            <w:w w:val="105"/>
          </w:rPr>
          <w:delText>s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w w:val="105"/>
          </w:rPr>
          <w:delText>for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spacing w:val="-1"/>
            <w:w w:val="105"/>
          </w:rPr>
          <w:delText>th</w:delText>
        </w:r>
        <w:r w:rsidDel="009D2E7B">
          <w:rPr>
            <w:spacing w:val="-2"/>
            <w:w w:val="105"/>
          </w:rPr>
          <w:delText>e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spacing w:val="-1"/>
            <w:w w:val="105"/>
          </w:rPr>
          <w:delText>qu</w:delText>
        </w:r>
        <w:r w:rsidDel="009D2E7B">
          <w:rPr>
            <w:spacing w:val="-2"/>
            <w:w w:val="105"/>
          </w:rPr>
          <w:delText>iesce</w:delText>
        </w:r>
        <w:r w:rsidDel="009D2E7B">
          <w:rPr>
            <w:spacing w:val="-1"/>
            <w:w w:val="105"/>
          </w:rPr>
          <w:delText>nt</w:delText>
        </w:r>
        <w:r w:rsidDel="009D2E7B">
          <w:rPr>
            <w:spacing w:val="36"/>
            <w:w w:val="105"/>
          </w:rPr>
          <w:delText xml:space="preserve"> </w:delText>
        </w:r>
        <w:r w:rsidDel="009D2E7B">
          <w:rPr>
            <w:w w:val="105"/>
          </w:rPr>
          <w:delText>Sun</w:delText>
        </w:r>
      </w:del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w w:val="105"/>
        </w:rPr>
        <w:t>replace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lost</w:t>
      </w:r>
      <w:r>
        <w:rPr>
          <w:spacing w:val="36"/>
          <w:w w:val="105"/>
        </w:rPr>
        <w:t xml:space="preserve"> </w:t>
      </w:r>
      <w:r>
        <w:rPr>
          <w:w w:val="105"/>
        </w:rPr>
        <w:t>plasma</w:t>
      </w:r>
      <w:r>
        <w:rPr>
          <w:spacing w:val="36"/>
          <w:w w:val="105"/>
        </w:rPr>
        <w:t xml:space="preserve"> </w:t>
      </w:r>
      <w:r>
        <w:rPr>
          <w:w w:val="105"/>
        </w:rPr>
        <w:t>from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surrounding</w:t>
      </w:r>
      <w:r>
        <w:rPr>
          <w:spacing w:val="36"/>
          <w:w w:val="105"/>
        </w:rPr>
        <w:t xml:space="preserve"> </w:t>
      </w:r>
      <w:r>
        <w:rPr>
          <w:w w:val="105"/>
        </w:rPr>
        <w:t>corona</w:t>
      </w:r>
      <w:r>
        <w:rPr>
          <w:spacing w:val="23"/>
          <w:w w:val="111"/>
        </w:rPr>
        <w:t xml:space="preserve"> </w:t>
      </w:r>
      <w:r>
        <w:rPr>
          <w:w w:val="105"/>
        </w:rPr>
        <w:t>and</w:t>
      </w:r>
      <w:r>
        <w:rPr>
          <w:spacing w:val="48"/>
          <w:w w:val="105"/>
        </w:rPr>
        <w:t xml:space="preserve"> </w:t>
      </w:r>
      <w:r>
        <w:rPr>
          <w:w w:val="105"/>
        </w:rPr>
        <w:t>transition</w:t>
      </w:r>
      <w:r>
        <w:rPr>
          <w:spacing w:val="49"/>
          <w:w w:val="105"/>
        </w:rPr>
        <w:t xml:space="preserve"> </w:t>
      </w:r>
      <w:r>
        <w:rPr>
          <w:w w:val="105"/>
        </w:rPr>
        <w:t>region.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In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trum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ntal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54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49"/>
          <w:w w:val="105"/>
        </w:rPr>
        <w:t xml:space="preserve"> </w:t>
      </w:r>
      <w:r>
        <w:rPr>
          <w:w w:val="105"/>
        </w:rPr>
        <w:t>though</w:t>
      </w:r>
      <w:r>
        <w:rPr>
          <w:spacing w:val="49"/>
          <w:w w:val="105"/>
        </w:rPr>
        <w:t xml:space="preserve"> </w:t>
      </w:r>
      <w:r>
        <w:rPr>
          <w:w w:val="105"/>
        </w:rPr>
        <w:t>EUV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asur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49"/>
          <w:w w:val="105"/>
        </w:rPr>
        <w:t xml:space="preserve"> </w:t>
      </w:r>
      <w:r>
        <w:rPr>
          <w:w w:val="105"/>
        </w:rPr>
        <w:t>select</w:t>
      </w:r>
      <w:r>
        <w:rPr>
          <w:spacing w:val="48"/>
          <w:w w:val="105"/>
        </w:rPr>
        <w:t xml:space="preserve"> </w:t>
      </w:r>
      <w:r>
        <w:rPr>
          <w:w w:val="105"/>
        </w:rPr>
        <w:t>specific</w:t>
      </w:r>
      <w:r>
        <w:rPr>
          <w:spacing w:val="49"/>
          <w:w w:val="105"/>
        </w:rPr>
        <w:t xml:space="preserve"> </w:t>
      </w:r>
      <w:r>
        <w:rPr>
          <w:w w:val="105"/>
        </w:rPr>
        <w:t>tempera-</w:t>
      </w:r>
      <w:r>
        <w:rPr>
          <w:spacing w:val="53"/>
          <w:w w:val="106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ranges,</w:t>
      </w:r>
      <w:r>
        <w:rPr>
          <w:spacing w:val="25"/>
          <w:w w:val="105"/>
        </w:rPr>
        <w:t xml:space="preserve"> </w:t>
      </w:r>
      <w:r>
        <w:rPr>
          <w:w w:val="105"/>
        </w:rPr>
        <w:t>mass-estimates</w:t>
      </w:r>
      <w:r>
        <w:rPr>
          <w:spacing w:val="22"/>
          <w:w w:val="105"/>
        </w:rPr>
        <w:t xml:space="preserve"> </w:t>
      </w:r>
      <w:r>
        <w:rPr>
          <w:w w:val="105"/>
        </w:rPr>
        <w:t>based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them</w:t>
      </w:r>
      <w:r>
        <w:rPr>
          <w:spacing w:val="23"/>
          <w:w w:val="105"/>
        </w:rPr>
        <w:t xml:space="preserve"> </w:t>
      </w:r>
      <w:r>
        <w:rPr>
          <w:w w:val="105"/>
        </w:rPr>
        <w:t>app</w:t>
      </w:r>
      <w:r>
        <w:rPr>
          <w:spacing w:val="1"/>
          <w:w w:val="105"/>
        </w:rPr>
        <w:t>e</w:t>
      </w:r>
      <w:r>
        <w:rPr>
          <w:w w:val="105"/>
        </w:rPr>
        <w:t>ar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sis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e-li</w:t>
      </w:r>
      <w:r>
        <w:rPr>
          <w:spacing w:val="-1"/>
          <w:w w:val="105"/>
        </w:rPr>
        <w:t>ght</w:t>
      </w:r>
      <w:r>
        <w:rPr>
          <w:spacing w:val="22"/>
          <w:w w:val="105"/>
        </w:rPr>
        <w:t xml:space="preserve"> </w:t>
      </w:r>
      <w:r>
        <w:rPr>
          <w:w w:val="105"/>
        </w:rPr>
        <w:t>coronagraph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0"/>
          <w:w w:val="110"/>
        </w:rPr>
        <w:t xml:space="preserve"> </w:t>
      </w:r>
      <w:r>
        <w:rPr>
          <w:w w:val="105"/>
        </w:rPr>
        <w:t>masses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</w:t>
      </w:r>
      <w:proofErr w:type="spellStart"/>
      <w:r>
        <w:rPr>
          <w:spacing w:val="-3"/>
          <w:w w:val="105"/>
        </w:rPr>
        <w:t>Asc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al.,</w:t>
      </w:r>
      <w:r>
        <w:rPr>
          <w:spacing w:val="14"/>
          <w:w w:val="105"/>
        </w:rPr>
        <w:t xml:space="preserve"> </w:t>
      </w:r>
      <w:r>
        <w:rPr>
          <w:w w:val="105"/>
        </w:rPr>
        <w:t>2009).</w:t>
      </w:r>
    </w:p>
    <w:p w14:paraId="0998B700" w14:textId="77777777" w:rsidR="00FB4955" w:rsidRDefault="00FB4955">
      <w:pPr>
        <w:spacing w:line="455" w:lineRule="auto"/>
        <w:jc w:val="both"/>
        <w:sectPr w:rsidR="00FB4955">
          <w:pgSz w:w="12240" w:h="15840"/>
          <w:pgMar w:top="1340" w:right="1280" w:bottom="280" w:left="1340" w:header="1132" w:footer="0" w:gutter="0"/>
          <w:cols w:space="720"/>
        </w:sectPr>
      </w:pPr>
    </w:p>
    <w:p w14:paraId="42B13A64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2419DB6E" w14:textId="4C867046" w:rsidR="00FB4955" w:rsidRDefault="00E6617D">
      <w:pPr>
        <w:pStyle w:val="BodyText"/>
        <w:spacing w:before="58" w:line="452" w:lineRule="auto"/>
        <w:ind w:right="119" w:firstLine="576"/>
        <w:jc w:val="both"/>
      </w:pPr>
      <w:r>
        <w:rPr>
          <w:w w:val="110"/>
        </w:rPr>
        <w:t>Thermal</w:t>
      </w:r>
      <w:r>
        <w:rPr>
          <w:spacing w:val="1"/>
          <w:w w:val="110"/>
        </w:rPr>
        <w:t xml:space="preserve"> </w:t>
      </w:r>
      <w:r>
        <w:rPr>
          <w:w w:val="110"/>
        </w:rPr>
        <w:t>dimming is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2"/>
          <w:w w:val="110"/>
        </w:rPr>
        <w:t>m</w:t>
      </w:r>
      <w:r>
        <w:rPr>
          <w:spacing w:val="1"/>
          <w:w w:val="110"/>
        </w:rPr>
        <w:t>a</w:t>
      </w:r>
      <w:r>
        <w:rPr>
          <w:spacing w:val="2"/>
          <w:w w:val="110"/>
        </w:rPr>
        <w:t>jor</w:t>
      </w:r>
      <w:r>
        <w:rPr>
          <w:spacing w:val="1"/>
          <w:w w:val="110"/>
        </w:rPr>
        <w:t xml:space="preserve"> </w:t>
      </w:r>
      <w:r>
        <w:rPr>
          <w:w w:val="110"/>
        </w:rPr>
        <w:t>concern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nearly</w:t>
      </w:r>
      <w:r>
        <w:rPr>
          <w:spacing w:val="1"/>
          <w:w w:val="110"/>
        </w:rPr>
        <w:t xml:space="preserve"> </w:t>
      </w:r>
      <w:r>
        <w:rPr>
          <w:w w:val="110"/>
        </w:rPr>
        <w:t>all of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citations </w:t>
      </w:r>
      <w:r>
        <w:rPr>
          <w:spacing w:val="-2"/>
          <w:w w:val="110"/>
        </w:rPr>
        <w:t>ab</w:t>
      </w:r>
      <w:r>
        <w:rPr>
          <w:spacing w:val="-3"/>
          <w:w w:val="110"/>
        </w:rPr>
        <w:t>ove</w:t>
      </w:r>
      <w:r>
        <w:rPr>
          <w:spacing w:val="1"/>
          <w:w w:val="110"/>
        </w:rPr>
        <w:t xml:space="preserve"> </w:t>
      </w: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its</w:t>
      </w:r>
      <w:r>
        <w:rPr>
          <w:spacing w:val="1"/>
          <w:w w:val="110"/>
        </w:rPr>
        <w:t xml:space="preserve"> </w:t>
      </w:r>
      <w:r>
        <w:rPr>
          <w:w w:val="110"/>
        </w:rPr>
        <w:t>potential</w:t>
      </w:r>
      <w:r>
        <w:rPr>
          <w:spacing w:val="1"/>
          <w:w w:val="110"/>
        </w:rPr>
        <w:t xml:space="preserve"> </w:t>
      </w:r>
      <w:r>
        <w:rPr>
          <w:w w:val="110"/>
        </w:rPr>
        <w:t>to</w:t>
      </w:r>
      <w:r>
        <w:rPr>
          <w:spacing w:val="25"/>
          <w:w w:val="99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fe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</w:t>
      </w:r>
      <w:r>
        <w:rPr>
          <w:spacing w:val="8"/>
          <w:w w:val="110"/>
        </w:rPr>
        <w:t xml:space="preserve"> </w:t>
      </w:r>
      <w:r>
        <w:rPr>
          <w:w w:val="110"/>
        </w:rPr>
        <w:t>with</w:t>
      </w:r>
      <w:r>
        <w:rPr>
          <w:spacing w:val="8"/>
          <w:w w:val="110"/>
        </w:rPr>
        <w:t xml:space="preserve"> </w:t>
      </w:r>
      <w:r>
        <w:rPr>
          <w:w w:val="110"/>
        </w:rPr>
        <w:t>mass-loss</w:t>
      </w:r>
      <w:r>
        <w:rPr>
          <w:spacing w:val="8"/>
          <w:w w:val="110"/>
        </w:rPr>
        <w:t xml:space="preserve"> </w:t>
      </w:r>
      <w:r>
        <w:rPr>
          <w:w w:val="110"/>
        </w:rPr>
        <w:t>dimming</w:t>
      </w:r>
      <w:r>
        <w:rPr>
          <w:spacing w:val="8"/>
          <w:w w:val="110"/>
        </w:rPr>
        <w:t xml:space="preserve"> </w:t>
      </w:r>
      <w:ins w:id="121" w:author="Tom Woods" w:date="2016-01-17T14:31:00Z">
        <w:r w:rsidR="009D2E7B">
          <w:rPr>
            <w:spacing w:val="8"/>
            <w:w w:val="110"/>
          </w:rPr>
          <w:t xml:space="preserve">analysis </w:t>
        </w:r>
      </w:ins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es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l</w:t>
      </w:r>
      <w:r>
        <w:rPr>
          <w:spacing w:val="-1"/>
          <w:w w:val="110"/>
        </w:rPr>
        <w:t>tant</w:t>
      </w:r>
      <w:r>
        <w:rPr>
          <w:spacing w:val="8"/>
          <w:w w:val="110"/>
        </w:rPr>
        <w:t xml:space="preserve"> </w:t>
      </w:r>
      <w:r>
        <w:rPr>
          <w:w w:val="110"/>
        </w:rPr>
        <w:t>estimated</w:t>
      </w:r>
      <w:r>
        <w:rPr>
          <w:spacing w:val="8"/>
          <w:w w:val="110"/>
        </w:rPr>
        <w:t xml:space="preserve"> </w:t>
      </w:r>
      <w:r>
        <w:rPr>
          <w:w w:val="110"/>
        </w:rPr>
        <w:t>CME</w:t>
      </w:r>
      <w:r>
        <w:rPr>
          <w:spacing w:val="8"/>
          <w:w w:val="110"/>
        </w:rPr>
        <w:t xml:space="preserve"> </w:t>
      </w:r>
      <w:r>
        <w:rPr>
          <w:w w:val="110"/>
        </w:rPr>
        <w:t>masses.</w:t>
      </w:r>
      <w:r>
        <w:rPr>
          <w:spacing w:val="52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ysics</w:t>
      </w:r>
      <w:r>
        <w:rPr>
          <w:spacing w:val="8"/>
          <w:w w:val="110"/>
        </w:rPr>
        <w:t xml:space="preserve"> </w:t>
      </w:r>
      <w:r>
        <w:rPr>
          <w:w w:val="110"/>
        </w:rPr>
        <w:t>here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27"/>
        </w:rPr>
        <w:t xml:space="preserve"> </w:t>
      </w:r>
      <w:r>
        <w:rPr>
          <w:w w:val="110"/>
        </w:rPr>
        <w:t>also simple:</w:t>
      </w:r>
      <w:r>
        <w:rPr>
          <w:spacing w:val="24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rupt</w:t>
      </w:r>
      <w:r>
        <w:rPr>
          <w:spacing w:val="-2"/>
          <w:w w:val="110"/>
        </w:rPr>
        <w:t>ive</w:t>
      </w:r>
      <w:r>
        <w:rPr>
          <w:w w:val="110"/>
        </w:rPr>
        <w:t xml:space="preserve"> </w:t>
      </w:r>
      <w:r>
        <w:rPr>
          <w:spacing w:val="-3"/>
          <w:w w:val="110"/>
        </w:rPr>
        <w:t>eve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s</w:t>
      </w:r>
      <w:r>
        <w:rPr>
          <w:w w:val="110"/>
        </w:rPr>
        <w:t xml:space="preserve"> result in</w:t>
      </w:r>
      <w:r>
        <w:rPr>
          <w:spacing w:val="1"/>
          <w:w w:val="110"/>
        </w:rPr>
        <w:t xml:space="preserve"> </w:t>
      </w:r>
      <w:r>
        <w:rPr>
          <w:spacing w:val="-3"/>
          <w:w w:val="110"/>
        </w:rPr>
        <w:t>v</w:t>
      </w:r>
      <w:r>
        <w:rPr>
          <w:spacing w:val="-2"/>
          <w:w w:val="110"/>
        </w:rPr>
        <w:t>ar</w:t>
      </w:r>
      <w:r>
        <w:rPr>
          <w:spacing w:val="-3"/>
          <w:w w:val="110"/>
        </w:rPr>
        <w:t>ious</w:t>
      </w:r>
      <w:r>
        <w:rPr>
          <w:w w:val="110"/>
        </w:rPr>
        <w:t xml:space="preserve"> forms of heating (see Section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2.2) that shift </w:t>
      </w:r>
      <w:r>
        <w:rPr>
          <w:spacing w:val="-3"/>
          <w:w w:val="110"/>
        </w:rPr>
        <w:t>up</w:t>
      </w:r>
      <w:r>
        <w:rPr>
          <w:spacing w:val="-4"/>
          <w:w w:val="110"/>
        </w:rPr>
        <w:t>w</w:t>
      </w:r>
      <w:r>
        <w:rPr>
          <w:spacing w:val="-3"/>
          <w:w w:val="110"/>
        </w:rPr>
        <w:t>ard</w:t>
      </w:r>
      <w:r>
        <w:rPr>
          <w:spacing w:val="29"/>
          <w:w w:val="110"/>
        </w:rPr>
        <w:t xml:space="preserve"> </w:t>
      </w:r>
      <w:r>
        <w:rPr>
          <w:w w:val="110"/>
        </w:rPr>
        <w:t>the</w:t>
      </w:r>
      <w:r>
        <w:rPr>
          <w:spacing w:val="26"/>
          <w:w w:val="110"/>
        </w:rPr>
        <w:t xml:space="preserve"> </w:t>
      </w:r>
      <w:r>
        <w:rPr>
          <w:w w:val="110"/>
        </w:rPr>
        <w:t>ionization</w:t>
      </w:r>
      <w:r>
        <w:rPr>
          <w:spacing w:val="26"/>
          <w:w w:val="110"/>
        </w:rPr>
        <w:t xml:space="preserve"> </w:t>
      </w:r>
      <w:r>
        <w:rPr>
          <w:w w:val="110"/>
        </w:rPr>
        <w:t>fraction</w:t>
      </w:r>
      <w:r>
        <w:rPr>
          <w:spacing w:val="26"/>
          <w:w w:val="110"/>
        </w:rPr>
        <w:t xml:space="preserve"> </w:t>
      </w:r>
      <w:r>
        <w:rPr>
          <w:w w:val="110"/>
        </w:rPr>
        <w:t>of</w:t>
      </w:r>
      <w:r>
        <w:rPr>
          <w:spacing w:val="26"/>
          <w:w w:val="110"/>
        </w:rPr>
        <w:t xml:space="preserve"> 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omi</w:t>
      </w:r>
      <w:r>
        <w:rPr>
          <w:spacing w:val="-1"/>
          <w:w w:val="110"/>
        </w:rPr>
        <w:t>nant</w:t>
      </w:r>
      <w:r>
        <w:rPr>
          <w:spacing w:val="26"/>
          <w:w w:val="110"/>
        </w:rPr>
        <w:t xml:space="preserve"> </w:t>
      </w:r>
      <w:r>
        <w:rPr>
          <w:w w:val="110"/>
        </w:rPr>
        <w:t>EUV</w:t>
      </w:r>
      <w:r>
        <w:rPr>
          <w:spacing w:val="26"/>
          <w:w w:val="110"/>
        </w:rPr>
        <w:t xml:space="preserve"> </w:t>
      </w:r>
      <w:r>
        <w:rPr>
          <w:w w:val="110"/>
        </w:rPr>
        <w:t>emitters</w:t>
      </w:r>
      <w:r>
        <w:rPr>
          <w:spacing w:val="26"/>
          <w:w w:val="110"/>
        </w:rPr>
        <w:t xml:space="preserve"> </w:t>
      </w:r>
      <w:r>
        <w:rPr>
          <w:w w:val="110"/>
        </w:rPr>
        <w:t>(e.g.,</w:t>
      </w:r>
      <w:r>
        <w:rPr>
          <w:spacing w:val="31"/>
          <w:w w:val="110"/>
        </w:rPr>
        <w:t xml:space="preserve"> </w:t>
      </w:r>
      <w:r>
        <w:rPr>
          <w:spacing w:val="-5"/>
          <w:w w:val="110"/>
        </w:rPr>
        <w:t>F</w:t>
      </w:r>
      <w:r>
        <w:rPr>
          <w:spacing w:val="-6"/>
          <w:w w:val="110"/>
        </w:rPr>
        <w:t>e</w:t>
      </w:r>
      <w:r>
        <w:rPr>
          <w:spacing w:val="-5"/>
          <w:w w:val="110"/>
        </w:rPr>
        <w:t>)</w:t>
      </w:r>
      <w:r>
        <w:rPr>
          <w:spacing w:val="-6"/>
          <w:w w:val="110"/>
        </w:rPr>
        <w:t>.</w:t>
      </w:r>
      <w:r>
        <w:rPr>
          <w:spacing w:val="32"/>
          <w:w w:val="110"/>
        </w:rPr>
        <w:t xml:space="preserve"> </w:t>
      </w:r>
      <w:proofErr w:type="gramStart"/>
      <w:r>
        <w:rPr>
          <w:spacing w:val="-3"/>
          <w:w w:val="110"/>
        </w:rPr>
        <w:t>I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tru</w:t>
      </w:r>
      <w:r>
        <w:rPr>
          <w:spacing w:val="-3"/>
          <w:w w:val="110"/>
        </w:rPr>
        <w:t>me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ally</w:t>
      </w:r>
      <w:r>
        <w:rPr>
          <w:spacing w:val="-2"/>
          <w:w w:val="110"/>
        </w:rPr>
        <w:t>,</w:t>
      </w:r>
      <w:r>
        <w:rPr>
          <w:spacing w:val="31"/>
          <w:w w:val="110"/>
        </w:rPr>
        <w:t xml:space="preserve"> </w:t>
      </w:r>
      <w:r>
        <w:rPr>
          <w:w w:val="110"/>
        </w:rPr>
        <w:t>this</w:t>
      </w:r>
      <w:r>
        <w:rPr>
          <w:spacing w:val="26"/>
          <w:w w:val="110"/>
        </w:rPr>
        <w:t xml:space="preserve"> </w:t>
      </w:r>
      <w:proofErr w:type="spellStart"/>
      <w:r>
        <w:rPr>
          <w:w w:val="110"/>
        </w:rPr>
        <w:t>e</w:t>
      </w:r>
      <w:r>
        <w:rPr>
          <w:rFonts w:ascii="Apple Symbols" w:eastAsia="Apple Symbols" w:hAnsi="Apple Symbols" w:cs="Apple Symbols"/>
          <w:w w:val="110"/>
        </w:rPr>
        <w:t>↵</w:t>
      </w:r>
      <w:r>
        <w:rPr>
          <w:w w:val="110"/>
        </w:rPr>
        <w:t>ect</w:t>
      </w:r>
      <w:proofErr w:type="spellEnd"/>
      <w:r>
        <w:rPr>
          <w:spacing w:val="26"/>
          <w:w w:val="110"/>
        </w:rPr>
        <w:t xml:space="preserve"> </w:t>
      </w:r>
      <w:r>
        <w:rPr>
          <w:w w:val="110"/>
        </w:rPr>
        <w:t>can</w:t>
      </w:r>
      <w:r>
        <w:rPr>
          <w:spacing w:val="26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30"/>
          <w:w w:val="99"/>
        </w:rPr>
        <w:t xml:space="preserve"> </w:t>
      </w:r>
      <w:r>
        <w:rPr>
          <w:w w:val="110"/>
        </w:rPr>
        <w:t>compensated</w:t>
      </w:r>
      <w:r>
        <w:rPr>
          <w:spacing w:val="-14"/>
          <w:w w:val="110"/>
        </w:rPr>
        <w:t xml:space="preserve"> </w:t>
      </w:r>
      <w:r>
        <w:rPr>
          <w:w w:val="110"/>
        </w:rPr>
        <w:t>for</w:t>
      </w:r>
      <w:r>
        <w:rPr>
          <w:spacing w:val="-14"/>
          <w:w w:val="110"/>
        </w:rPr>
        <w:t xml:space="preserve"> </w:t>
      </w:r>
      <w:r>
        <w:rPr>
          <w:spacing w:val="-3"/>
          <w:w w:val="110"/>
        </w:rPr>
        <w:t>b</w:t>
      </w:r>
      <w:r>
        <w:rPr>
          <w:spacing w:val="-4"/>
          <w:w w:val="110"/>
        </w:rPr>
        <w:t>y</w:t>
      </w:r>
      <w:r>
        <w:rPr>
          <w:spacing w:val="-14"/>
          <w:w w:val="110"/>
        </w:rPr>
        <w:t xml:space="preserve"> </w:t>
      </w:r>
      <w:r>
        <w:rPr>
          <w:w w:val="110"/>
        </w:rPr>
        <w:t>measuring</w:t>
      </w:r>
      <w:r>
        <w:rPr>
          <w:spacing w:val="-14"/>
          <w:w w:val="110"/>
        </w:rPr>
        <w:t xml:space="preserve"> </w:t>
      </w:r>
      <w:r>
        <w:rPr>
          <w:w w:val="110"/>
        </w:rPr>
        <w:t>emission</w:t>
      </w:r>
      <w:r>
        <w:rPr>
          <w:spacing w:val="-14"/>
          <w:w w:val="110"/>
        </w:rPr>
        <w:t xml:space="preserve"> </w:t>
      </w:r>
      <w:r>
        <w:rPr>
          <w:w w:val="110"/>
        </w:rPr>
        <w:t>lines</w:t>
      </w:r>
      <w:r>
        <w:rPr>
          <w:spacing w:val="-14"/>
          <w:w w:val="110"/>
        </w:rPr>
        <w:t xml:space="preserve"> </w:t>
      </w:r>
      <w:r>
        <w:rPr>
          <w:w w:val="110"/>
        </w:rPr>
        <w:t>from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m</w:t>
      </w:r>
      <w:r>
        <w:rPr>
          <w:spacing w:val="-1"/>
          <w:w w:val="110"/>
        </w:rPr>
        <w:t>u</w:t>
      </w:r>
      <w:r>
        <w:rPr>
          <w:spacing w:val="-2"/>
          <w:w w:val="110"/>
        </w:rPr>
        <w:t>l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le</w:t>
      </w:r>
      <w:r>
        <w:rPr>
          <w:spacing w:val="-14"/>
          <w:w w:val="110"/>
        </w:rPr>
        <w:t xml:space="preserve"> </w:t>
      </w:r>
      <w:r>
        <w:rPr>
          <w:w w:val="110"/>
        </w:rPr>
        <w:t>ionization</w:t>
      </w:r>
      <w:r>
        <w:rPr>
          <w:spacing w:val="-14"/>
          <w:w w:val="110"/>
        </w:rPr>
        <w:t xml:space="preserve"> </w:t>
      </w:r>
      <w:r>
        <w:rPr>
          <w:w w:val="110"/>
        </w:rPr>
        <w:t>states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same</w:t>
      </w:r>
      <w:r>
        <w:rPr>
          <w:spacing w:val="-14"/>
          <w:w w:val="110"/>
        </w:rPr>
        <w:t xml:space="preserve"> </w:t>
      </w:r>
      <w:r>
        <w:rPr>
          <w:w w:val="110"/>
        </w:rPr>
        <w:t>ion</w:t>
      </w:r>
      <w:proofErr w:type="gramEnd"/>
      <w:r>
        <w:rPr>
          <w:spacing w:val="-14"/>
          <w:w w:val="110"/>
        </w:rPr>
        <w:t xml:space="preserve"> </w:t>
      </w:r>
      <w:r>
        <w:rPr>
          <w:w w:val="110"/>
        </w:rPr>
        <w:t>(e.g.,</w:t>
      </w:r>
      <w:r>
        <w:rPr>
          <w:spacing w:val="27"/>
          <w:w w:val="109"/>
        </w:rPr>
        <w:t xml:space="preserve"> </w:t>
      </w:r>
      <w:r>
        <w:rPr>
          <w:spacing w:val="-9"/>
          <w:w w:val="110"/>
        </w:rPr>
        <w:t>F</w:t>
      </w:r>
      <w:r>
        <w:rPr>
          <w:spacing w:val="-10"/>
          <w:w w:val="110"/>
        </w:rPr>
        <w:t>e</w:t>
      </w:r>
      <w:r>
        <w:rPr>
          <w:spacing w:val="-35"/>
          <w:w w:val="110"/>
        </w:rPr>
        <w:t xml:space="preserve"> </w:t>
      </w:r>
      <w:r>
        <w:rPr>
          <w:w w:val="110"/>
        </w:rPr>
        <w:t>IX-XV).</w:t>
      </w:r>
    </w:p>
    <w:p w14:paraId="0F03E148" w14:textId="77777777" w:rsidR="00FB4955" w:rsidRDefault="00E6617D">
      <w:pPr>
        <w:pStyle w:val="BodyText"/>
        <w:spacing w:before="11" w:line="455" w:lineRule="auto"/>
        <w:ind w:right="118" w:firstLine="576"/>
        <w:jc w:val="both"/>
      </w:pPr>
      <w:r>
        <w:rPr>
          <w:w w:val="110"/>
        </w:rPr>
        <w:t>Obscuration</w:t>
      </w:r>
      <w:r>
        <w:rPr>
          <w:spacing w:val="-29"/>
          <w:w w:val="110"/>
        </w:rPr>
        <w:t xml:space="preserve"> </w:t>
      </w:r>
      <w:r>
        <w:rPr>
          <w:w w:val="110"/>
        </w:rPr>
        <w:t>dimming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ysics</w:t>
      </w:r>
      <w:r>
        <w:rPr>
          <w:spacing w:val="-28"/>
          <w:w w:val="110"/>
        </w:rPr>
        <w:t xml:space="preserve"> </w:t>
      </w:r>
      <w:r>
        <w:rPr>
          <w:w w:val="110"/>
        </w:rPr>
        <w:t>are</w:t>
      </w:r>
      <w:r>
        <w:rPr>
          <w:spacing w:val="-28"/>
          <w:w w:val="110"/>
        </w:rPr>
        <w:t xml:space="preserve"> </w:t>
      </w:r>
      <w:r>
        <w:rPr>
          <w:w w:val="110"/>
        </w:rPr>
        <w:t>also</w:t>
      </w:r>
      <w:r>
        <w:rPr>
          <w:spacing w:val="-28"/>
          <w:w w:val="110"/>
        </w:rPr>
        <w:t xml:space="preserve"> </w:t>
      </w:r>
      <w:r>
        <w:rPr>
          <w:w w:val="110"/>
        </w:rPr>
        <w:t>simple,</w:t>
      </w:r>
      <w:r>
        <w:rPr>
          <w:spacing w:val="-26"/>
          <w:w w:val="110"/>
        </w:rPr>
        <w:t xml:space="preserve"> </w:t>
      </w:r>
      <w:r>
        <w:rPr>
          <w:spacing w:val="-2"/>
          <w:w w:val="110"/>
        </w:rPr>
        <w:t>esse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ially</w:t>
      </w:r>
      <w:r>
        <w:rPr>
          <w:spacing w:val="-28"/>
          <w:w w:val="110"/>
        </w:rPr>
        <w:t xml:space="preserve"> </w:t>
      </w:r>
      <w:r>
        <w:rPr>
          <w:w w:val="110"/>
        </w:rPr>
        <w:t>a</w:t>
      </w:r>
      <w:r>
        <w:rPr>
          <w:spacing w:val="-28"/>
          <w:w w:val="110"/>
        </w:rPr>
        <w:t xml:space="preserve"> </w:t>
      </w:r>
      <w:r>
        <w:rPr>
          <w:w w:val="110"/>
        </w:rPr>
        <w:t>result</w:t>
      </w:r>
      <w:r>
        <w:rPr>
          <w:spacing w:val="-28"/>
          <w:w w:val="110"/>
        </w:rPr>
        <w:t xml:space="preserve"> </w:t>
      </w:r>
      <w:r>
        <w:rPr>
          <w:w w:val="110"/>
        </w:rPr>
        <w:t>of</w:t>
      </w:r>
      <w:r>
        <w:rPr>
          <w:spacing w:val="-28"/>
          <w:w w:val="110"/>
        </w:rPr>
        <w:t xml:space="preserve"> </w:t>
      </w:r>
      <w:r>
        <w:rPr>
          <w:w w:val="110"/>
        </w:rPr>
        <w:t>Beer’s</w:t>
      </w:r>
      <w:r>
        <w:rPr>
          <w:spacing w:val="-28"/>
          <w:w w:val="110"/>
        </w:rPr>
        <w:t xml:space="preserve"> </w:t>
      </w:r>
      <w:r>
        <w:rPr>
          <w:spacing w:val="-3"/>
          <w:w w:val="110"/>
        </w:rPr>
        <w:t>l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w</w:t>
      </w:r>
      <w:r>
        <w:rPr>
          <w:spacing w:val="-2"/>
          <w:w w:val="110"/>
        </w:rPr>
        <w:t>,</w:t>
      </w:r>
      <w:r>
        <w:rPr>
          <w:spacing w:val="-27"/>
          <w:w w:val="110"/>
        </w:rPr>
        <w:t xml:space="preserve"> </w:t>
      </w:r>
      <w:r>
        <w:rPr>
          <w:w w:val="110"/>
        </w:rPr>
        <w:t>as</w:t>
      </w:r>
      <w:r>
        <w:rPr>
          <w:spacing w:val="-28"/>
          <w:w w:val="110"/>
        </w:rPr>
        <w:t xml:space="preserve"> </w:t>
      </w:r>
      <w:r>
        <w:rPr>
          <w:spacing w:val="-3"/>
          <w:w w:val="110"/>
        </w:rPr>
        <w:t>ligh</w:t>
      </w:r>
      <w:r>
        <w:rPr>
          <w:spacing w:val="-2"/>
          <w:w w:val="110"/>
        </w:rPr>
        <w:t>t</w:t>
      </w:r>
      <w:r>
        <w:rPr>
          <w:spacing w:val="-28"/>
          <w:w w:val="110"/>
        </w:rPr>
        <w:t xml:space="preserve"> </w:t>
      </w:r>
      <w:r>
        <w:rPr>
          <w:w w:val="110"/>
        </w:rPr>
        <w:t>passes</w:t>
      </w:r>
      <w:r>
        <w:rPr>
          <w:spacing w:val="23"/>
        </w:rPr>
        <w:t xml:space="preserve"> </w:t>
      </w:r>
      <w:r>
        <w:rPr>
          <w:w w:val="110"/>
        </w:rPr>
        <w:t>through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medium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nonzero</w:t>
      </w:r>
      <w:r>
        <w:rPr>
          <w:spacing w:val="-4"/>
          <w:w w:val="110"/>
        </w:rPr>
        <w:t xml:space="preserve"> </w:t>
      </w:r>
      <w:r>
        <w:rPr>
          <w:spacing w:val="-5"/>
          <w:w w:val="110"/>
        </w:rPr>
        <w:t>opaci</w:t>
      </w:r>
      <w:r>
        <w:rPr>
          <w:spacing w:val="-4"/>
          <w:w w:val="110"/>
        </w:rPr>
        <w:t>t</w:t>
      </w:r>
      <w:r>
        <w:rPr>
          <w:spacing w:val="-5"/>
          <w:w w:val="110"/>
        </w:rPr>
        <w:t>y.</w:t>
      </w:r>
      <w:r>
        <w:rPr>
          <w:spacing w:val="15"/>
          <w:w w:val="110"/>
        </w:rPr>
        <w:t xml:space="preserve"> </w:t>
      </w:r>
      <w:r>
        <w:rPr>
          <w:spacing w:val="-3"/>
          <w:w w:val="110"/>
        </w:rPr>
        <w:t>I</w:t>
      </w:r>
      <w:r>
        <w:rPr>
          <w:spacing w:val="-2"/>
          <w:w w:val="110"/>
        </w:rPr>
        <w:t>n</w:t>
      </w:r>
      <w:r>
        <w:rPr>
          <w:spacing w:val="-3"/>
          <w:w w:val="110"/>
        </w:rPr>
        <w:t>s</w:t>
      </w:r>
      <w:r>
        <w:rPr>
          <w:spacing w:val="-2"/>
          <w:w w:val="110"/>
        </w:rPr>
        <w:t>tru</w:t>
      </w:r>
      <w:r>
        <w:rPr>
          <w:spacing w:val="-3"/>
          <w:w w:val="110"/>
        </w:rPr>
        <w:t>me</w:t>
      </w:r>
      <w:r>
        <w:rPr>
          <w:spacing w:val="-2"/>
          <w:w w:val="110"/>
        </w:rPr>
        <w:t>nt</w:t>
      </w:r>
      <w:r>
        <w:rPr>
          <w:spacing w:val="-3"/>
          <w:w w:val="110"/>
        </w:rPr>
        <w:t>ally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easily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ifie</w:t>
      </w:r>
      <w:r>
        <w:rPr>
          <w:spacing w:val="-1"/>
          <w:w w:val="110"/>
        </w:rPr>
        <w:t>d</w:t>
      </w:r>
      <w:r>
        <w:rPr>
          <w:spacing w:val="-5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imagers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33"/>
          <w:w w:val="110"/>
        </w:rPr>
        <w:t xml:space="preserve"> </w:t>
      </w:r>
      <w:r>
        <w:rPr>
          <w:spacing w:val="-5"/>
          <w:w w:val="110"/>
        </w:rPr>
        <w:t>we</w:t>
      </w:r>
      <w:r>
        <w:rPr>
          <w:spacing w:val="-23"/>
          <w:w w:val="110"/>
        </w:rPr>
        <w:t xml:space="preserve"> </w:t>
      </w:r>
      <w:r>
        <w:rPr>
          <w:w w:val="110"/>
        </w:rPr>
        <w:t>believe</w:t>
      </w:r>
      <w:r>
        <w:rPr>
          <w:spacing w:val="-23"/>
          <w:w w:val="110"/>
        </w:rPr>
        <w:t xml:space="preserve"> </w:t>
      </w:r>
      <w:r>
        <w:rPr>
          <w:w w:val="110"/>
        </w:rPr>
        <w:t>it</w:t>
      </w:r>
      <w:r>
        <w:rPr>
          <w:spacing w:val="-23"/>
          <w:w w:val="110"/>
        </w:rPr>
        <w:t xml:space="preserve"> </w:t>
      </w:r>
      <w:r>
        <w:rPr>
          <w:spacing w:val="-4"/>
          <w:w w:val="110"/>
        </w:rPr>
        <w:t>m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y</w:t>
      </w:r>
      <w:r>
        <w:rPr>
          <w:spacing w:val="-22"/>
          <w:w w:val="110"/>
        </w:rPr>
        <w:t xml:space="preserve"> </w:t>
      </w:r>
      <w:r>
        <w:rPr>
          <w:spacing w:val="3"/>
          <w:w w:val="110"/>
        </w:rPr>
        <w:t>be</w:t>
      </w:r>
      <w:r>
        <w:rPr>
          <w:spacing w:val="-23"/>
          <w:w w:val="110"/>
        </w:rPr>
        <w:t xml:space="preserve"> </w:t>
      </w:r>
      <w:r>
        <w:rPr>
          <w:w w:val="110"/>
        </w:rPr>
        <w:t>possible</w:t>
      </w:r>
      <w:r>
        <w:rPr>
          <w:spacing w:val="-23"/>
          <w:w w:val="110"/>
        </w:rPr>
        <w:t xml:space="preserve"> </w:t>
      </w:r>
      <w:r>
        <w:rPr>
          <w:w w:val="110"/>
        </w:rPr>
        <w:t>to</w:t>
      </w:r>
      <w:r>
        <w:rPr>
          <w:spacing w:val="-23"/>
          <w:w w:val="110"/>
        </w:rPr>
        <w:t xml:space="preserve"> 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"/>
          <w:w w:val="110"/>
        </w:rPr>
        <w:t>ify</w:t>
      </w:r>
      <w:r>
        <w:rPr>
          <w:spacing w:val="-23"/>
          <w:w w:val="110"/>
        </w:rPr>
        <w:t xml:space="preserve"> </w:t>
      </w:r>
      <w:r>
        <w:rPr>
          <w:w w:val="110"/>
        </w:rPr>
        <w:t>with</w:t>
      </w:r>
      <w:r>
        <w:rPr>
          <w:spacing w:val="-23"/>
          <w:w w:val="110"/>
        </w:rPr>
        <w:t xml:space="preserve"> </w:t>
      </w:r>
      <w:r>
        <w:rPr>
          <w:w w:val="110"/>
        </w:rPr>
        <w:t>a</w:t>
      </w:r>
      <w:r>
        <w:rPr>
          <w:spacing w:val="-23"/>
          <w:w w:val="110"/>
        </w:rPr>
        <w:t xml:space="preserve"> </w:t>
      </w:r>
      <w:r>
        <w:rPr>
          <w:w w:val="110"/>
        </w:rPr>
        <w:t>spectrograph,</w:t>
      </w:r>
      <w:r>
        <w:rPr>
          <w:spacing w:val="-22"/>
          <w:w w:val="110"/>
        </w:rPr>
        <w:t xml:space="preserve"> </w:t>
      </w:r>
      <w:r>
        <w:rPr>
          <w:spacing w:val="-1"/>
          <w:w w:val="110"/>
        </w:rPr>
        <w:t>pr</w:t>
      </w:r>
      <w:r>
        <w:rPr>
          <w:spacing w:val="-2"/>
          <w:w w:val="110"/>
        </w:rPr>
        <w:t>ovi</w:t>
      </w:r>
      <w:r>
        <w:rPr>
          <w:spacing w:val="-1"/>
          <w:w w:val="110"/>
        </w:rPr>
        <w:t>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d</w:t>
      </w:r>
      <w:r>
        <w:rPr>
          <w:spacing w:val="-24"/>
          <w:w w:val="110"/>
        </w:rPr>
        <w:t xml:space="preserve"> </w:t>
      </w:r>
      <w:r>
        <w:rPr>
          <w:w w:val="110"/>
        </w:rPr>
        <w:t>some</w:t>
      </w:r>
      <w:r>
        <w:rPr>
          <w:spacing w:val="-22"/>
          <w:w w:val="110"/>
        </w:rPr>
        <w:t xml:space="preserve"> </w:t>
      </w:r>
      <w:proofErr w:type="spellStart"/>
      <w:r>
        <w:rPr>
          <w:spacing w:val="-2"/>
          <w:w w:val="110"/>
        </w:rPr>
        <w:t>c</w:t>
      </w:r>
      <w:r>
        <w:rPr>
          <w:spacing w:val="-1"/>
          <w:w w:val="110"/>
        </w:rPr>
        <w:t>hr</w:t>
      </w:r>
      <w:r>
        <w:rPr>
          <w:spacing w:val="-2"/>
          <w:w w:val="110"/>
        </w:rPr>
        <w:t>omos</w:t>
      </w:r>
      <w:r>
        <w:rPr>
          <w:spacing w:val="-1"/>
          <w:w w:val="110"/>
        </w:rPr>
        <w:t>ph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ic</w:t>
      </w:r>
      <w:proofErr w:type="spellEnd"/>
      <w:r>
        <w:rPr>
          <w:spacing w:val="-24"/>
          <w:w w:val="110"/>
        </w:rPr>
        <w:t xml:space="preserve"> </w:t>
      </w:r>
      <w:r>
        <w:rPr>
          <w:w w:val="110"/>
        </w:rPr>
        <w:t>helium</w:t>
      </w:r>
    </w:p>
    <w:p w14:paraId="22E6443A" w14:textId="77777777" w:rsidR="00FB4955" w:rsidRDefault="00E6617D">
      <w:pPr>
        <w:pStyle w:val="BodyText"/>
        <w:spacing w:line="261" w:lineRule="exact"/>
      </w:pPr>
      <w:proofErr w:type="gramStart"/>
      <w:r>
        <w:rPr>
          <w:w w:val="105"/>
        </w:rPr>
        <w:t>emission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lines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measured</w:t>
      </w:r>
      <w:r>
        <w:rPr>
          <w:spacing w:val="15"/>
          <w:w w:val="105"/>
        </w:rPr>
        <w:t xml:space="preserve"> </w:t>
      </w:r>
      <w:r>
        <w:rPr>
          <w:w w:val="105"/>
        </w:rPr>
        <w:t>(e</w:t>
      </w:r>
      <w:r>
        <w:rPr>
          <w:spacing w:val="-1"/>
          <w:w w:val="105"/>
        </w:rPr>
        <w:t>.</w:t>
      </w:r>
      <w:r>
        <w:rPr>
          <w:w w:val="105"/>
        </w:rPr>
        <w:t>g.,</w:t>
      </w:r>
      <w:r>
        <w:rPr>
          <w:spacing w:val="16"/>
          <w:w w:val="105"/>
        </w:rPr>
        <w:t xml:space="preserve"> </w:t>
      </w:r>
      <w:r>
        <w:rPr>
          <w:w w:val="105"/>
        </w:rPr>
        <w:t>256</w:t>
      </w:r>
      <w:r>
        <w:rPr>
          <w:spacing w:val="15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and/or</w:t>
      </w:r>
      <w:r>
        <w:rPr>
          <w:spacing w:val="17"/>
          <w:w w:val="105"/>
        </w:rPr>
        <w:t xml:space="preserve"> </w:t>
      </w:r>
      <w:r>
        <w:rPr>
          <w:w w:val="105"/>
        </w:rPr>
        <w:t>304</w:t>
      </w:r>
      <w:r>
        <w:rPr>
          <w:spacing w:val="15"/>
          <w:w w:val="105"/>
        </w:rPr>
        <w:t xml:space="preserve"> </w:t>
      </w:r>
      <w:r>
        <w:rPr>
          <w:spacing w:val="-172"/>
          <w:w w:val="105"/>
          <w:position w:val="4"/>
        </w:rPr>
        <w:t>˚</w:t>
      </w:r>
      <w:r>
        <w:rPr>
          <w:w w:val="105"/>
        </w:rPr>
        <w:t>A).</w:t>
      </w:r>
    </w:p>
    <w:p w14:paraId="76D419F7" w14:textId="7AB3BA6A" w:rsidR="00FB4955" w:rsidRDefault="00E6617D">
      <w:pPr>
        <w:pStyle w:val="BodyText"/>
        <w:spacing w:before="227" w:line="455" w:lineRule="auto"/>
        <w:ind w:right="117" w:firstLine="576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global</w:t>
      </w:r>
      <w:r>
        <w:rPr>
          <w:spacing w:val="9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highly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ont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9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well</w:t>
      </w:r>
      <w:r>
        <w:rPr>
          <w:spacing w:val="9"/>
          <w:w w:val="105"/>
        </w:rPr>
        <w:t xml:space="preserve"> </w:t>
      </w:r>
      <w:r>
        <w:rPr>
          <w:w w:val="105"/>
        </w:rPr>
        <w:t>established.</w:t>
      </w:r>
      <w:r>
        <w:rPr>
          <w:spacing w:val="43"/>
          <w:w w:val="105"/>
        </w:rPr>
        <w:t xml:space="preserve"> </w:t>
      </w:r>
      <w:r>
        <w:rPr>
          <w:spacing w:val="-6"/>
          <w:w w:val="105"/>
        </w:rPr>
        <w:t>For</w:t>
      </w:r>
      <w:r>
        <w:rPr>
          <w:spacing w:val="35"/>
          <w:w w:val="106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-i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grat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w w:val="105"/>
        </w:rPr>
        <w:t>spectrograph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w w:val="105"/>
        </w:rPr>
        <w:t>EVE,</w:t>
      </w:r>
      <w:r>
        <w:rPr>
          <w:spacing w:val="26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26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primary</w:t>
      </w:r>
      <w:r>
        <w:rPr>
          <w:spacing w:val="26"/>
          <w:w w:val="105"/>
        </w:rPr>
        <w:t xml:space="preserve"> </w:t>
      </w:r>
      <w:r>
        <w:rPr>
          <w:w w:val="105"/>
        </w:rPr>
        <w:t>source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data</w:t>
      </w:r>
      <w:r>
        <w:rPr>
          <w:spacing w:val="26"/>
          <w:w w:val="105"/>
        </w:rPr>
        <w:t xml:space="preserve"> </w:t>
      </w:r>
      <w:r>
        <w:rPr>
          <w:w w:val="105"/>
        </w:rPr>
        <w:t>analysis</w:t>
      </w:r>
      <w:r>
        <w:rPr>
          <w:spacing w:val="26"/>
          <w:w w:val="105"/>
        </w:rPr>
        <w:t xml:space="preserve"> </w:t>
      </w:r>
      <w:r>
        <w:rPr>
          <w:w w:val="105"/>
        </w:rPr>
        <w:t>herein,</w:t>
      </w:r>
      <w:r>
        <w:rPr>
          <w:spacing w:val="26"/>
          <w:w w:val="105"/>
        </w:rPr>
        <w:t xml:space="preserve"> </w:t>
      </w:r>
      <w:r>
        <w:rPr>
          <w:spacing w:val="-5"/>
          <w:w w:val="105"/>
        </w:rPr>
        <w:t>we</w:t>
      </w:r>
      <w:r>
        <w:rPr>
          <w:spacing w:val="43"/>
          <w:w w:val="99"/>
        </w:rPr>
        <w:t xml:space="preserve"> </w:t>
      </w:r>
      <w:r>
        <w:rPr>
          <w:w w:val="105"/>
        </w:rPr>
        <w:t>believe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40"/>
          <w:w w:val="105"/>
        </w:rPr>
        <w:t xml:space="preserve"> </w:t>
      </w:r>
      <w:proofErr w:type="gramStart"/>
      <w:r>
        <w:rPr>
          <w:w w:val="105"/>
        </w:rPr>
        <w:t>dimming</w:t>
      </w:r>
      <w:r>
        <w:rPr>
          <w:spacing w:val="39"/>
          <w:w w:val="105"/>
        </w:rPr>
        <w:t xml:space="preserve"> </w:t>
      </w:r>
      <w:r>
        <w:rPr>
          <w:w w:val="105"/>
        </w:rPr>
        <w:t>will</w:t>
      </w:r>
      <w:r>
        <w:rPr>
          <w:spacing w:val="40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negated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40"/>
          <w:w w:val="105"/>
        </w:rPr>
        <w:t xml:space="preserve"> </w:t>
      </w:r>
      <w:r>
        <w:rPr>
          <w:spacing w:val="-6"/>
          <w:w w:val="105"/>
        </w:rPr>
        <w:t>w</w:t>
      </w:r>
      <w:r>
        <w:rPr>
          <w:spacing w:val="-5"/>
          <w:w w:val="105"/>
        </w:rPr>
        <w:t>a</w:t>
      </w:r>
      <w:r>
        <w:rPr>
          <w:spacing w:val="-6"/>
          <w:w w:val="105"/>
        </w:rPr>
        <w:t>ve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proofErr w:type="gramEnd"/>
      <w:r>
        <w:rPr>
          <w:spacing w:val="-2"/>
          <w:w w:val="105"/>
        </w:rPr>
        <w:t>.</w:t>
      </w:r>
      <w:r>
        <w:rPr>
          <w:spacing w:val="51"/>
          <w:w w:val="105"/>
        </w:rPr>
        <w:t xml:space="preserve"> </w:t>
      </w:r>
      <w:r>
        <w:rPr>
          <w:w w:val="105"/>
        </w:rPr>
        <w:t>Indeed,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our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owle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99"/>
        </w:rPr>
        <w:t xml:space="preserve"> </w:t>
      </w:r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</w:t>
      </w:r>
      <w:r>
        <w:rPr>
          <w:spacing w:val="-3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5"/>
          <w:w w:val="105"/>
        </w:rPr>
        <w:t>w</w:t>
      </w:r>
      <w:r>
        <w:rPr>
          <w:spacing w:val="-4"/>
          <w:w w:val="105"/>
        </w:rPr>
        <w:t>a</w:t>
      </w:r>
      <w:r>
        <w:rPr>
          <w:spacing w:val="-5"/>
          <w:w w:val="105"/>
        </w:rPr>
        <w:t>ves</w:t>
      </w:r>
      <w:r>
        <w:rPr>
          <w:spacing w:val="18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w w:val="105"/>
        </w:rPr>
        <w:t>b</w:t>
      </w:r>
      <w:r>
        <w:rPr>
          <w:spacing w:val="1"/>
          <w:w w:val="105"/>
        </w:rPr>
        <w:t>ee</w:t>
      </w:r>
      <w:r>
        <w:rPr>
          <w:w w:val="105"/>
        </w:rPr>
        <w:t>n</w:t>
      </w:r>
      <w:r>
        <w:rPr>
          <w:spacing w:val="17"/>
          <w:w w:val="105"/>
        </w:rPr>
        <w:t xml:space="preserve"> </w:t>
      </w:r>
      <w:del w:id="122" w:author="Tom Woods" w:date="2016-01-17T14:32:00Z">
        <w:r w:rsidDel="009D2E7B">
          <w:rPr>
            <w:w w:val="105"/>
          </w:rPr>
          <w:delText>made</w:delText>
        </w:r>
        <w:r w:rsidDel="009D2E7B">
          <w:rPr>
            <w:spacing w:val="18"/>
            <w:w w:val="105"/>
          </w:rPr>
          <w:delText xml:space="preserve"> </w:delText>
        </w:r>
      </w:del>
      <w:ins w:id="123" w:author="Tom Woods" w:date="2016-01-17T14:32:00Z">
        <w:r w:rsidR="009D2E7B">
          <w:rPr>
            <w:w w:val="105"/>
          </w:rPr>
          <w:t>detected</w:t>
        </w:r>
        <w:r w:rsidR="009D2E7B">
          <w:rPr>
            <w:spacing w:val="18"/>
            <w:w w:val="105"/>
          </w:rPr>
          <w:t xml:space="preserve"> </w:t>
        </w:r>
      </w:ins>
      <w:del w:id="124" w:author="Tom Woods" w:date="2016-01-17T14:33:00Z">
        <w:r w:rsidDel="009D2E7B">
          <w:rPr>
            <w:w w:val="105"/>
          </w:rPr>
          <w:delText>with</w:delText>
        </w:r>
        <w:r w:rsidDel="009D2E7B">
          <w:rPr>
            <w:spacing w:val="18"/>
            <w:w w:val="105"/>
          </w:rPr>
          <w:delText xml:space="preserve"> </w:delText>
        </w:r>
      </w:del>
      <w:ins w:id="125" w:author="Tom Woods" w:date="2016-01-17T14:33:00Z">
        <w:r w:rsidR="009D2E7B">
          <w:rPr>
            <w:w w:val="105"/>
          </w:rPr>
          <w:t>from</w:t>
        </w:r>
        <w:r w:rsidR="009D2E7B">
          <w:rPr>
            <w:spacing w:val="18"/>
            <w:w w:val="105"/>
          </w:rPr>
          <w:t xml:space="preserve"> </w:t>
        </w:r>
      </w:ins>
      <w:r>
        <w:rPr>
          <w:w w:val="105"/>
        </w:rPr>
        <w:t>EVE</w:t>
      </w:r>
      <w:ins w:id="126" w:author="Tom Woods" w:date="2016-01-17T14:32:00Z">
        <w:r w:rsidR="009D2E7B">
          <w:rPr>
            <w:w w:val="105"/>
          </w:rPr>
          <w:t xml:space="preserve"> observations</w:t>
        </w:r>
      </w:ins>
      <w:r>
        <w:rPr>
          <w:w w:val="105"/>
        </w:rPr>
        <w:t>.</w:t>
      </w:r>
    </w:p>
    <w:p w14:paraId="41F52213" w14:textId="77777777" w:rsidR="00FB4955" w:rsidRDefault="00E6617D">
      <w:pPr>
        <w:pStyle w:val="BodyText"/>
        <w:spacing w:before="8" w:line="453" w:lineRule="auto"/>
        <w:ind w:right="118" w:firstLine="576"/>
        <w:jc w:val="both"/>
      </w:pPr>
      <w:r>
        <w:rPr>
          <w:w w:val="105"/>
        </w:rPr>
        <w:t>Doppler</w:t>
      </w:r>
      <w:r>
        <w:rPr>
          <w:spacing w:val="42"/>
          <w:w w:val="105"/>
        </w:rPr>
        <w:t xml:space="preserve"> </w:t>
      </w:r>
      <w:r>
        <w:rPr>
          <w:w w:val="105"/>
        </w:rPr>
        <w:t>dimming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42"/>
          <w:w w:val="105"/>
        </w:rPr>
        <w:t xml:space="preserve"> </w:t>
      </w:r>
      <w:r>
        <w:rPr>
          <w:w w:val="105"/>
        </w:rPr>
        <w:t>are</w:t>
      </w:r>
      <w:r>
        <w:rPr>
          <w:spacing w:val="43"/>
          <w:w w:val="105"/>
        </w:rPr>
        <w:t xml:space="preserve"> </w:t>
      </w:r>
      <w:r>
        <w:rPr>
          <w:spacing w:val="-3"/>
          <w:w w:val="105"/>
        </w:rPr>
        <w:t>well</w:t>
      </w:r>
      <w:r>
        <w:rPr>
          <w:spacing w:val="43"/>
          <w:w w:val="105"/>
        </w:rPr>
        <w:t xml:space="preserve"> </w:t>
      </w:r>
      <w:r>
        <w:rPr>
          <w:w w:val="105"/>
        </w:rPr>
        <w:t>und</w:t>
      </w:r>
      <w:r>
        <w:rPr>
          <w:spacing w:val="1"/>
          <w:w w:val="105"/>
        </w:rPr>
        <w:t>e</w:t>
      </w:r>
      <w:r>
        <w:rPr>
          <w:w w:val="105"/>
        </w:rPr>
        <w:t>r</w:t>
      </w:r>
      <w:r>
        <w:rPr>
          <w:spacing w:val="1"/>
          <w:w w:val="105"/>
        </w:rPr>
        <w:t>s</w:t>
      </w:r>
      <w:r>
        <w:rPr>
          <w:w w:val="105"/>
        </w:rPr>
        <w:t>t</w:t>
      </w:r>
      <w:r>
        <w:rPr>
          <w:spacing w:val="1"/>
          <w:w w:val="105"/>
        </w:rPr>
        <w:t>oo</w:t>
      </w:r>
      <w:r>
        <w:rPr>
          <w:w w:val="105"/>
        </w:rPr>
        <w:t>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long</w:t>
      </w:r>
      <w:r>
        <w:rPr>
          <w:spacing w:val="42"/>
          <w:w w:val="105"/>
        </w:rPr>
        <w:t xml:space="preserve"> </w:t>
      </w:r>
      <w:r>
        <w:rPr>
          <w:w w:val="105"/>
        </w:rPr>
        <w:t>standing.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CME</w:t>
      </w:r>
      <w:r>
        <w:rPr>
          <w:spacing w:val="43"/>
          <w:w w:val="105"/>
        </w:rPr>
        <w:t xml:space="preserve"> </w:t>
      </w:r>
      <w:r>
        <w:rPr>
          <w:spacing w:val="-3"/>
          <w:w w:val="105"/>
        </w:rPr>
        <w:t>may</w:t>
      </w:r>
      <w:r>
        <w:rPr>
          <w:spacing w:val="43"/>
          <w:w w:val="105"/>
        </w:rPr>
        <w:t xml:space="preserve"> </w:t>
      </w:r>
      <w:r>
        <w:rPr>
          <w:w w:val="105"/>
        </w:rPr>
        <w:t>fluoresce</w:t>
      </w:r>
      <w:r>
        <w:rPr>
          <w:spacing w:val="27"/>
          <w:w w:val="99"/>
        </w:rPr>
        <w:t xml:space="preserve"> </w:t>
      </w:r>
      <w:r>
        <w:rPr>
          <w:w w:val="105"/>
        </w:rPr>
        <w:t>due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46"/>
          <w:w w:val="105"/>
        </w:rPr>
        <w:t xml:space="preserve"> </w:t>
      </w:r>
      <w:r>
        <w:rPr>
          <w:w w:val="105"/>
        </w:rPr>
        <w:t>from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Sun,</w:t>
      </w:r>
      <w:r>
        <w:rPr>
          <w:spacing w:val="53"/>
          <w:w w:val="105"/>
        </w:rPr>
        <w:t xml:space="preserve"> </w:t>
      </w:r>
      <w:r>
        <w:rPr>
          <w:w w:val="105"/>
        </w:rPr>
        <w:t>but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-3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w w:val="105"/>
        </w:rPr>
        <w:t>will</w:t>
      </w:r>
      <w:r>
        <w:rPr>
          <w:spacing w:val="47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w w:val="105"/>
        </w:rPr>
        <w:t>Doppler</w:t>
      </w:r>
      <w:r>
        <w:rPr>
          <w:spacing w:val="46"/>
          <w:w w:val="105"/>
        </w:rPr>
        <w:t xml:space="preserve"> </w:t>
      </w:r>
      <w:r>
        <w:rPr>
          <w:w w:val="105"/>
        </w:rPr>
        <w:t>shifted</w:t>
      </w:r>
      <w:r>
        <w:rPr>
          <w:spacing w:val="46"/>
          <w:w w:val="105"/>
        </w:rPr>
        <w:t xml:space="preserve"> </w:t>
      </w:r>
      <w:r>
        <w:rPr>
          <w:w w:val="105"/>
        </w:rPr>
        <w:t>according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</w:t>
      </w:r>
      <w:r>
        <w:rPr>
          <w:spacing w:val="50"/>
          <w:w w:val="105"/>
        </w:rPr>
        <w:t xml:space="preserve"> 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eloci</w:t>
      </w:r>
      <w:r>
        <w:rPr>
          <w:spacing w:val="-1"/>
          <w:w w:val="105"/>
        </w:rPr>
        <w:t>ty</w:t>
      </w:r>
      <w:r>
        <w:rPr>
          <w:spacing w:val="50"/>
          <w:w w:val="105"/>
        </w:rPr>
        <w:t xml:space="preserve"> </w:t>
      </w:r>
      <w:r>
        <w:rPr>
          <w:w w:val="105"/>
        </w:rPr>
        <w:t>of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CME</w:t>
      </w:r>
      <w:r>
        <w:rPr>
          <w:spacing w:val="50"/>
          <w:w w:val="105"/>
        </w:rPr>
        <w:t xml:space="preserve"> </w:t>
      </w:r>
      <w:r>
        <w:rPr>
          <w:w w:val="105"/>
        </w:rPr>
        <w:t>from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Sun.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51"/>
          <w:w w:val="105"/>
        </w:rPr>
        <w:t xml:space="preserve"> </w:t>
      </w:r>
      <w:r>
        <w:rPr>
          <w:w w:val="105"/>
        </w:rPr>
        <w:t>shift</w:t>
      </w:r>
      <w:r>
        <w:rPr>
          <w:spacing w:val="50"/>
          <w:w w:val="105"/>
        </w:rPr>
        <w:t xml:space="preserve"> </w:t>
      </w:r>
      <w:r>
        <w:rPr>
          <w:w w:val="105"/>
        </w:rPr>
        <w:t>reduces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w w:val="105"/>
        </w:rPr>
        <w:t>e</w:t>
      </w:r>
      <w:r>
        <w:rPr>
          <w:rFonts w:ascii="Apple Symbols"/>
          <w:w w:val="105"/>
        </w:rPr>
        <w:t>ffi</w:t>
      </w:r>
      <w:r>
        <w:rPr>
          <w:w w:val="105"/>
        </w:rPr>
        <w:t>cacy</w:t>
      </w:r>
      <w:r>
        <w:rPr>
          <w:spacing w:val="50"/>
          <w:w w:val="105"/>
        </w:rPr>
        <w:t xml:space="preserve"> </w:t>
      </w:r>
      <w:r>
        <w:rPr>
          <w:w w:val="105"/>
        </w:rPr>
        <w:t>of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5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on,</w:t>
      </w:r>
      <w:r>
        <w:rPr>
          <w:spacing w:val="29"/>
          <w:w w:val="109"/>
        </w:rPr>
        <w:t xml:space="preserve"> </w:t>
      </w:r>
      <w:r>
        <w:rPr>
          <w:w w:val="105"/>
        </w:rPr>
        <w:t>resulting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fluorescence.</w:t>
      </w:r>
      <w:r>
        <w:rPr>
          <w:spacing w:val="34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dimming</w:t>
      </w:r>
      <w:r>
        <w:rPr>
          <w:spacing w:val="9"/>
          <w:w w:val="105"/>
        </w:rPr>
        <w:t xml:space="preserve"> </w:t>
      </w:r>
      <w:r>
        <w:rPr>
          <w:w w:val="105"/>
        </w:rPr>
        <w:t>region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case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CME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self</w:t>
      </w:r>
      <w:r>
        <w:rPr>
          <w:spacing w:val="-1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ic</w:t>
      </w:r>
      <w:r>
        <w:rPr>
          <w:spacing w:val="-2"/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</w:rPr>
        <w:t xml:space="preserve"> 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outside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field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view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AIA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EVE.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onal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issi</w:t>
      </w:r>
      <w:r>
        <w:rPr>
          <w:spacing w:val="-1"/>
          <w:w w:val="105"/>
        </w:rPr>
        <w:t>on</w:t>
      </w:r>
      <w:r>
        <w:rPr>
          <w:spacing w:val="45"/>
          <w:w w:val="104"/>
        </w:rPr>
        <w:t xml:space="preserve"> </w:t>
      </w:r>
      <w:r>
        <w:rPr>
          <w:w w:val="105"/>
        </w:rPr>
        <w:t>lines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w w:val="105"/>
        </w:rPr>
        <w:t>study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collisionally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dominated.</w:t>
      </w:r>
      <w:r>
        <w:rPr>
          <w:spacing w:val="51"/>
          <w:w w:val="105"/>
        </w:rPr>
        <w:t xml:space="preserve"> </w:t>
      </w:r>
      <w:r>
        <w:rPr>
          <w:spacing w:val="-2"/>
          <w:w w:val="105"/>
        </w:rPr>
        <w:t>Thu</w:t>
      </w:r>
      <w:r>
        <w:rPr>
          <w:spacing w:val="-3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Doppler</w:t>
      </w:r>
      <w:r>
        <w:rPr>
          <w:spacing w:val="22"/>
          <w:w w:val="105"/>
        </w:rPr>
        <w:t xml:space="preserve"> </w:t>
      </w:r>
      <w:r>
        <w:rPr>
          <w:w w:val="105"/>
        </w:rPr>
        <w:t>dimming</w:t>
      </w:r>
      <w:r>
        <w:rPr>
          <w:spacing w:val="22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8"/>
          <w:w w:val="99"/>
        </w:rPr>
        <w:t xml:space="preserve"> </w:t>
      </w:r>
      <w:r>
        <w:rPr>
          <w:w w:val="105"/>
        </w:rPr>
        <w:t>phenomenon</w:t>
      </w:r>
      <w:r>
        <w:rPr>
          <w:spacing w:val="24"/>
          <w:w w:val="105"/>
        </w:rPr>
        <w:t xml:space="preserve"> </w:t>
      </w:r>
      <w:r>
        <w:rPr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w w:val="105"/>
        </w:rPr>
        <w:t>expected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dramatically</w:t>
      </w:r>
      <w:r>
        <w:rPr>
          <w:spacing w:val="24"/>
          <w:w w:val="105"/>
        </w:rPr>
        <w:t xml:space="preserve"> </w:t>
      </w:r>
      <w:r>
        <w:rPr>
          <w:w w:val="105"/>
        </w:rPr>
        <w:t>impact</w:t>
      </w:r>
      <w:r>
        <w:rPr>
          <w:spacing w:val="24"/>
          <w:w w:val="105"/>
        </w:rPr>
        <w:t xml:space="preserve"> </w:t>
      </w:r>
      <w:r>
        <w:rPr>
          <w:w w:val="105"/>
        </w:rPr>
        <w:t>analyses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other</w:t>
      </w:r>
      <w:r>
        <w:rPr>
          <w:spacing w:val="24"/>
          <w:w w:val="105"/>
        </w:rPr>
        <w:t xml:space="preserve"> </w:t>
      </w:r>
      <w:r>
        <w:rPr>
          <w:w w:val="105"/>
        </w:rPr>
        <w:t>types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dimming.</w:t>
      </w:r>
    </w:p>
    <w:p w14:paraId="74290ACA" w14:textId="77777777" w:rsidR="00FB4955" w:rsidRDefault="00E6617D">
      <w:pPr>
        <w:pStyle w:val="BodyText"/>
        <w:spacing w:before="10" w:line="452" w:lineRule="auto"/>
        <w:ind w:right="118" w:firstLine="576"/>
        <w:jc w:val="both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sics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bandpass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dimming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simple</w:t>
      </w:r>
      <w:r>
        <w:rPr>
          <w:spacing w:val="8"/>
          <w:w w:val="105"/>
        </w:rPr>
        <w:t xml:space="preserve"> </w:t>
      </w:r>
      <w:r>
        <w:rPr>
          <w:w w:val="105"/>
        </w:rPr>
        <w:t>Doppler</w:t>
      </w:r>
      <w:r>
        <w:rPr>
          <w:spacing w:val="8"/>
          <w:w w:val="105"/>
        </w:rPr>
        <w:t xml:space="preserve"> </w:t>
      </w:r>
      <w:r>
        <w:rPr>
          <w:w w:val="105"/>
        </w:rPr>
        <w:t>shifting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w w:val="105"/>
        </w:rPr>
        <w:t>emitting</w:t>
      </w:r>
      <w:proofErr w:type="gramEnd"/>
      <w:r>
        <w:rPr>
          <w:spacing w:val="8"/>
          <w:w w:val="105"/>
        </w:rPr>
        <w:t xml:space="preserve"> </w:t>
      </w:r>
      <w:r>
        <w:rPr>
          <w:w w:val="105"/>
        </w:rPr>
        <w:t>plasma.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Pot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al</w:t>
      </w:r>
      <w:r>
        <w:rPr>
          <w:spacing w:val="27"/>
          <w:w w:val="106"/>
        </w:rPr>
        <w:t xml:space="preserve"> </w:t>
      </w:r>
      <w:r>
        <w:rPr>
          <w:w w:val="105"/>
        </w:rPr>
        <w:t>dimming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case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primarily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ntal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e</w:t>
      </w:r>
      <w:r>
        <w:rPr>
          <w:rFonts w:ascii="Apple Symbols" w:eastAsia="Apple Symbols" w:hAnsi="Apple Symbols" w:cs="Apple Symbols"/>
          <w:w w:val="105"/>
        </w:rPr>
        <w:t>↵</w:t>
      </w:r>
      <w:r>
        <w:rPr>
          <w:w w:val="105"/>
        </w:rPr>
        <w:t>ect</w:t>
      </w:r>
      <w:proofErr w:type="spellEnd"/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Dopp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w w:val="105"/>
        </w:rPr>
        <w:t>shift</w:t>
      </w:r>
      <w:r>
        <w:rPr>
          <w:spacing w:val="19"/>
          <w:w w:val="105"/>
        </w:rPr>
        <w:t xml:space="preserve"> </w:t>
      </w:r>
      <w:r>
        <w:rPr>
          <w:w w:val="105"/>
        </w:rPr>
        <w:t>could</w:t>
      </w:r>
      <w:r>
        <w:rPr>
          <w:spacing w:val="19"/>
          <w:w w:val="105"/>
        </w:rPr>
        <w:t xml:space="preserve"> </w:t>
      </w:r>
      <w:r>
        <w:rPr>
          <w:w w:val="105"/>
        </w:rPr>
        <w:t>push</w:t>
      </w:r>
      <w:r>
        <w:rPr>
          <w:spacing w:val="19"/>
          <w:w w:val="105"/>
        </w:rPr>
        <w:t xml:space="preserve"> </w:t>
      </w:r>
      <w:r>
        <w:rPr>
          <w:w w:val="105"/>
        </w:rPr>
        <w:t>important</w:t>
      </w:r>
      <w:r>
        <w:rPr>
          <w:spacing w:val="24"/>
          <w:w w:val="138"/>
        </w:rPr>
        <w:t xml:space="preserve"> </w:t>
      </w:r>
      <w:r>
        <w:rPr>
          <w:w w:val="105"/>
        </w:rPr>
        <w:t>emission</w:t>
      </w:r>
      <w:r>
        <w:rPr>
          <w:spacing w:val="18"/>
          <w:w w:val="105"/>
        </w:rPr>
        <w:t xml:space="preserve"> </w:t>
      </w:r>
      <w:r>
        <w:rPr>
          <w:w w:val="105"/>
        </w:rPr>
        <w:t>lines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bandpass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data</w:t>
      </w:r>
      <w:r>
        <w:rPr>
          <w:spacing w:val="18"/>
          <w:w w:val="105"/>
        </w:rPr>
        <w:t xml:space="preserve"> </w:t>
      </w:r>
      <w:r>
        <w:rPr>
          <w:w w:val="105"/>
        </w:rPr>
        <w:t>processing</w:t>
      </w:r>
      <w:r>
        <w:rPr>
          <w:spacing w:val="18"/>
          <w:w w:val="105"/>
        </w:rPr>
        <w:t xml:space="preserve"> </w:t>
      </w:r>
      <w:r>
        <w:rPr>
          <w:w w:val="105"/>
        </w:rPr>
        <w:t>line-selection</w:t>
      </w:r>
      <w:r>
        <w:rPr>
          <w:spacing w:val="18"/>
          <w:w w:val="105"/>
        </w:rPr>
        <w:t xml:space="preserve"> </w:t>
      </w:r>
      <w:r>
        <w:rPr>
          <w:w w:val="105"/>
        </w:rPr>
        <w:t>masks.</w:t>
      </w:r>
      <w:r>
        <w:rPr>
          <w:spacing w:val="45"/>
          <w:w w:val="105"/>
        </w:rPr>
        <w:t xml:space="preserve"> </w:t>
      </w:r>
      <w:r>
        <w:rPr>
          <w:spacing w:val="-4"/>
          <w:w w:val="105"/>
        </w:rPr>
        <w:t>Howe</w:t>
      </w:r>
      <w:r>
        <w:rPr>
          <w:spacing w:val="-3"/>
          <w:w w:val="105"/>
        </w:rPr>
        <w:t>v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r,</w:t>
      </w:r>
      <w:r>
        <w:rPr>
          <w:spacing w:val="43"/>
          <w:w w:val="109"/>
        </w:rPr>
        <w:t xml:space="preserve"> </w:t>
      </w:r>
      <w:r>
        <w:rPr>
          <w:w w:val="105"/>
        </w:rPr>
        <w:t>studies</w:t>
      </w:r>
      <w:r>
        <w:rPr>
          <w:spacing w:val="26"/>
          <w:w w:val="105"/>
        </w:rPr>
        <w:t xml:space="preserve"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7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ow</w:t>
      </w:r>
      <w:r>
        <w:rPr>
          <w:spacing w:val="-2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actual</w:t>
      </w:r>
      <w:r>
        <w:rPr>
          <w:spacing w:val="26"/>
          <w:w w:val="105"/>
        </w:rPr>
        <w:t xml:space="preserve"> </w:t>
      </w:r>
      <w:r>
        <w:rPr>
          <w:w w:val="105"/>
        </w:rPr>
        <w:t>Doppler</w:t>
      </w:r>
      <w:r>
        <w:rPr>
          <w:spacing w:val="27"/>
          <w:w w:val="105"/>
        </w:rPr>
        <w:t xml:space="preserve"> </w:t>
      </w:r>
      <w:r>
        <w:rPr>
          <w:w w:val="105"/>
        </w:rPr>
        <w:t>shifts</w:t>
      </w:r>
      <w:r>
        <w:rPr>
          <w:spacing w:val="27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orders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magnitude</w:t>
      </w:r>
      <w:r>
        <w:rPr>
          <w:spacing w:val="27"/>
          <w:w w:val="105"/>
        </w:rPr>
        <w:t xml:space="preserve"> </w:t>
      </w:r>
      <w:r>
        <w:rPr>
          <w:w w:val="105"/>
        </w:rPr>
        <w:t>t</w:t>
      </w:r>
      <w:r>
        <w:rPr>
          <w:spacing w:val="1"/>
          <w:w w:val="105"/>
        </w:rPr>
        <w:t>oo</w:t>
      </w:r>
      <w:r>
        <w:rPr>
          <w:spacing w:val="27"/>
          <w:w w:val="105"/>
        </w:rPr>
        <w:t xml:space="preserve"> </w:t>
      </w:r>
      <w:r>
        <w:rPr>
          <w:w w:val="105"/>
        </w:rPr>
        <w:t>small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cause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28"/>
        </w:rPr>
        <w:t xml:space="preserve"> </w:t>
      </w:r>
      <w:r>
        <w:rPr>
          <w:w w:val="105"/>
        </w:rPr>
        <w:t>type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dimming.</w:t>
      </w:r>
    </w:p>
    <w:p w14:paraId="658FEA0E" w14:textId="77777777" w:rsidR="00FB4955" w:rsidRDefault="00FB4955">
      <w:pPr>
        <w:spacing w:line="452" w:lineRule="auto"/>
        <w:jc w:val="both"/>
        <w:sectPr w:rsidR="00FB4955">
          <w:pgSz w:w="12240" w:h="15840"/>
          <w:pgMar w:top="1340" w:right="1320" w:bottom="280" w:left="1340" w:header="1132" w:footer="0" w:gutter="0"/>
          <w:cols w:space="720"/>
        </w:sectPr>
      </w:pPr>
    </w:p>
    <w:p w14:paraId="5D1312E5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C8C60A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624839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9797D57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CA22C8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A54AFE" w14:textId="77777777" w:rsidR="00FB4955" w:rsidRDefault="00FB495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3AC12D" w14:textId="77777777" w:rsidR="00FB4955" w:rsidRDefault="00FB4955">
      <w:pPr>
        <w:spacing w:before="2"/>
        <w:rPr>
          <w:rFonts w:ascii="Times New Roman" w:eastAsia="Times New Roman" w:hAnsi="Times New Roman" w:cs="Times New Roman"/>
          <w:sz w:val="29"/>
          <w:szCs w:val="29"/>
        </w:rPr>
      </w:pPr>
    </w:p>
    <w:p w14:paraId="0A119918" w14:textId="77777777" w:rsidR="00FB4955" w:rsidRDefault="00E6617D">
      <w:pPr>
        <w:pStyle w:val="Heading1"/>
        <w:spacing w:before="55"/>
        <w:ind w:right="1069" w:firstLine="0"/>
        <w:jc w:val="center"/>
        <w:rPr>
          <w:b w:val="0"/>
          <w:bCs w:val="0"/>
        </w:rPr>
      </w:pPr>
      <w:bookmarkStart w:id="127" w:name="_Bibliography"/>
      <w:bookmarkStart w:id="128" w:name="_bookmark28"/>
      <w:bookmarkEnd w:id="127"/>
      <w:bookmarkEnd w:id="128"/>
      <w:r>
        <w:rPr>
          <w:spacing w:val="-1"/>
          <w:w w:val="110"/>
        </w:rPr>
        <w:t>Bibliog</w:t>
      </w:r>
      <w:r>
        <w:rPr>
          <w:spacing w:val="-2"/>
          <w:w w:val="110"/>
        </w:rPr>
        <w:t>r</w:t>
      </w:r>
      <w:r>
        <w:rPr>
          <w:spacing w:val="-1"/>
          <w:w w:val="110"/>
        </w:rPr>
        <w:t>aphy</w:t>
      </w:r>
    </w:p>
    <w:p w14:paraId="602AD49B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2B2290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FD9C981" w14:textId="77777777" w:rsidR="00FB4955" w:rsidRDefault="00FB49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140F84" w14:textId="77777777" w:rsidR="00FB4955" w:rsidRDefault="00FB4955">
      <w:pPr>
        <w:spacing w:before="3"/>
        <w:rPr>
          <w:rFonts w:ascii="Times New Roman" w:eastAsia="Times New Roman" w:hAnsi="Times New Roman" w:cs="Times New Roman"/>
          <w:b/>
          <w:bCs/>
          <w:sz w:val="34"/>
          <w:szCs w:val="34"/>
        </w:rPr>
      </w:pPr>
    </w:p>
    <w:p w14:paraId="79A3F086" w14:textId="77777777" w:rsidR="00FB4955" w:rsidRDefault="00E6617D">
      <w:pPr>
        <w:pStyle w:val="BodyText"/>
        <w:spacing w:line="257" w:lineRule="auto"/>
        <w:ind w:left="318" w:right="118" w:hanging="219"/>
        <w:jc w:val="both"/>
      </w:pPr>
      <w:proofErr w:type="spellStart"/>
      <w:proofErr w:type="gramStart"/>
      <w:r>
        <w:rPr>
          <w:w w:val="105"/>
        </w:rPr>
        <w:t>Andretta</w:t>
      </w:r>
      <w:proofErr w:type="spellEnd"/>
      <w:r>
        <w:rPr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V.,</w:t>
      </w:r>
      <w:r>
        <w:rPr>
          <w:spacing w:val="39"/>
          <w:w w:val="105"/>
        </w:rPr>
        <w:t xml:space="preserve"> </w:t>
      </w:r>
      <w:r>
        <w:rPr>
          <w:w w:val="105"/>
        </w:rPr>
        <w:t>Del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Zanna</w:t>
      </w:r>
      <w:proofErr w:type="spellEnd"/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G.,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Jordan,</w:t>
      </w:r>
      <w:r>
        <w:rPr>
          <w:spacing w:val="39"/>
          <w:w w:val="105"/>
        </w:rPr>
        <w:t xml:space="preserve"> </w:t>
      </w:r>
      <w:r>
        <w:rPr>
          <w:w w:val="105"/>
        </w:rPr>
        <w:t>S.</w:t>
      </w:r>
      <w:r>
        <w:rPr>
          <w:spacing w:val="36"/>
          <w:w w:val="105"/>
        </w:rPr>
        <w:t xml:space="preserve"> </w:t>
      </w:r>
      <w:r>
        <w:rPr>
          <w:w w:val="105"/>
        </w:rPr>
        <w:t>D.</w:t>
      </w:r>
      <w:r>
        <w:rPr>
          <w:spacing w:val="36"/>
          <w:w w:val="105"/>
        </w:rPr>
        <w:t xml:space="preserve"> </w:t>
      </w:r>
      <w:r>
        <w:rPr>
          <w:w w:val="105"/>
        </w:rPr>
        <w:t>(2003).</w:t>
      </w:r>
      <w:proofErr w:type="gramEnd"/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EUV</w:t>
      </w:r>
      <w:r>
        <w:rPr>
          <w:spacing w:val="36"/>
          <w:w w:val="105"/>
        </w:rPr>
        <w:t xml:space="preserve"> </w:t>
      </w:r>
      <w:r>
        <w:rPr>
          <w:w w:val="105"/>
        </w:rPr>
        <w:t>helium</w:t>
      </w:r>
      <w:r>
        <w:rPr>
          <w:spacing w:val="36"/>
          <w:w w:val="105"/>
        </w:rPr>
        <w:t xml:space="preserve"> </w:t>
      </w:r>
      <w:r>
        <w:rPr>
          <w:w w:val="105"/>
        </w:rPr>
        <w:t>spectrum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quiet</w:t>
      </w:r>
      <w:r>
        <w:rPr>
          <w:spacing w:val="26"/>
          <w:w w:val="138"/>
        </w:rPr>
        <w:t xml:space="preserve"> </w:t>
      </w:r>
      <w:r>
        <w:rPr>
          <w:w w:val="105"/>
        </w:rPr>
        <w:t>Sun: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coronal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issi</w:t>
      </w:r>
      <w:r>
        <w:rPr>
          <w:spacing w:val="-1"/>
          <w:w w:val="105"/>
        </w:rPr>
        <w:t>on?</w:t>
      </w:r>
      <w:r>
        <w:rPr>
          <w:w w:val="105"/>
        </w:rPr>
        <w:t xml:space="preserve"> 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tronomy</w:t>
      </w:r>
      <w:r>
        <w:rPr>
          <w:spacing w:val="1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and</w:t>
      </w:r>
      <w:r>
        <w:rPr>
          <w:spacing w:val="12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400(2)</w:t>
      </w:r>
      <w:proofErr w:type="gramStart"/>
      <w:r>
        <w:rPr>
          <w:w w:val="105"/>
        </w:rPr>
        <w:t>:737</w:t>
      </w:r>
      <w:proofErr w:type="gramEnd"/>
      <w:r>
        <w:rPr>
          <w:w w:val="105"/>
        </w:rPr>
        <w:t>–752.</w:t>
      </w:r>
    </w:p>
    <w:p w14:paraId="214F4004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bookmarkStart w:id="129" w:name="_bookmark29"/>
      <w:bookmarkEnd w:id="129"/>
      <w:proofErr w:type="spellStart"/>
      <w:r>
        <w:rPr>
          <w:spacing w:val="-3"/>
          <w:w w:val="105"/>
        </w:rPr>
        <w:t>Asc</w:t>
      </w:r>
      <w:r>
        <w:rPr>
          <w:spacing w:val="-2"/>
          <w:w w:val="105"/>
        </w:rPr>
        <w:t>h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and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proofErr w:type="spellEnd"/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M.</w:t>
      </w:r>
      <w:r>
        <w:rPr>
          <w:spacing w:val="35"/>
          <w:w w:val="105"/>
        </w:rPr>
        <w:t xml:space="preserve"> </w:t>
      </w:r>
      <w:r>
        <w:rPr>
          <w:w w:val="105"/>
        </w:rPr>
        <w:t>J.,</w:t>
      </w:r>
      <w:r>
        <w:rPr>
          <w:spacing w:val="39"/>
          <w:w w:val="105"/>
        </w:rPr>
        <w:t xml:space="preserve"> </w:t>
      </w:r>
      <w:r>
        <w:rPr>
          <w:w w:val="105"/>
        </w:rPr>
        <w:t>Nitta,</w:t>
      </w:r>
      <w:r>
        <w:rPr>
          <w:spacing w:val="39"/>
          <w:w w:val="105"/>
        </w:rPr>
        <w:t xml:space="preserve"> </w:t>
      </w:r>
      <w:r>
        <w:rPr>
          <w:w w:val="105"/>
        </w:rPr>
        <w:t>N.</w:t>
      </w:r>
      <w:r>
        <w:rPr>
          <w:spacing w:val="36"/>
          <w:w w:val="105"/>
        </w:rPr>
        <w:t xml:space="preserve"> </w:t>
      </w:r>
      <w:r>
        <w:rPr>
          <w:w w:val="105"/>
        </w:rPr>
        <w:t>V.,</w:t>
      </w:r>
      <w:r>
        <w:rPr>
          <w:spacing w:val="39"/>
          <w:w w:val="105"/>
        </w:rPr>
        <w:t xml:space="preserve"> </w:t>
      </w:r>
      <w:proofErr w:type="spellStart"/>
      <w:r>
        <w:rPr>
          <w:spacing w:val="-3"/>
          <w:w w:val="105"/>
        </w:rPr>
        <w:t>Wu</w:t>
      </w:r>
      <w:r>
        <w:rPr>
          <w:spacing w:val="-4"/>
          <w:w w:val="105"/>
        </w:rPr>
        <w:t>else</w:t>
      </w:r>
      <w:r>
        <w:rPr>
          <w:spacing w:val="-3"/>
          <w:w w:val="105"/>
        </w:rPr>
        <w:t>r</w:t>
      </w:r>
      <w:proofErr w:type="spellEnd"/>
      <w:r>
        <w:rPr>
          <w:spacing w:val="-3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J</w:t>
      </w:r>
      <w:proofErr w:type="gramStart"/>
      <w:r>
        <w:rPr>
          <w:spacing w:val="-3"/>
          <w:w w:val="105"/>
        </w:rPr>
        <w:t>.</w:t>
      </w:r>
      <w:r>
        <w:rPr>
          <w:spacing w:val="-4"/>
          <w:w w:val="105"/>
        </w:rPr>
        <w:t>-</w:t>
      </w:r>
      <w:proofErr w:type="gramEnd"/>
      <w:r>
        <w:rPr>
          <w:spacing w:val="-3"/>
          <w:w w:val="105"/>
        </w:rPr>
        <w:t>P.,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Lemen</w:t>
      </w:r>
      <w:proofErr w:type="spellEnd"/>
      <w:r>
        <w:rPr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J.</w:t>
      </w:r>
      <w:r>
        <w:rPr>
          <w:spacing w:val="35"/>
          <w:w w:val="105"/>
        </w:rPr>
        <w:t xml:space="preserve"> </w:t>
      </w:r>
      <w:r>
        <w:rPr>
          <w:w w:val="105"/>
        </w:rPr>
        <w:t>R.,</w:t>
      </w:r>
      <w:r>
        <w:rPr>
          <w:spacing w:val="39"/>
          <w:w w:val="105"/>
        </w:rPr>
        <w:t xml:space="preserve"> </w:t>
      </w:r>
      <w:r>
        <w:rPr>
          <w:w w:val="105"/>
        </w:rPr>
        <w:t>Sandman,</w:t>
      </w:r>
      <w:r>
        <w:rPr>
          <w:spacing w:val="39"/>
          <w:w w:val="105"/>
        </w:rPr>
        <w:t xml:space="preserve"> </w:t>
      </w:r>
      <w:r>
        <w:rPr>
          <w:w w:val="105"/>
        </w:rPr>
        <w:t>A.,</w:t>
      </w:r>
      <w:r>
        <w:rPr>
          <w:spacing w:val="40"/>
          <w:w w:val="105"/>
        </w:rPr>
        <w:t xml:space="preserve"> </w:t>
      </w:r>
      <w:proofErr w:type="spellStart"/>
      <w:r>
        <w:rPr>
          <w:spacing w:val="-3"/>
          <w:w w:val="105"/>
        </w:rPr>
        <w:t>V</w:t>
      </w:r>
      <w:r>
        <w:rPr>
          <w:spacing w:val="-2"/>
          <w:w w:val="105"/>
        </w:rPr>
        <w:t>our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das</w:t>
      </w:r>
      <w:proofErr w:type="spellEnd"/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A.,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10"/>
        </w:rPr>
        <w:t xml:space="preserve"> </w:t>
      </w:r>
      <w:proofErr w:type="spellStart"/>
      <w:r>
        <w:rPr>
          <w:w w:val="105"/>
        </w:rPr>
        <w:t>Colaninno</w:t>
      </w:r>
      <w:proofErr w:type="spellEnd"/>
      <w:r>
        <w:rPr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R.</w:t>
      </w:r>
      <w:r>
        <w:rPr>
          <w:spacing w:val="26"/>
          <w:w w:val="105"/>
        </w:rPr>
        <w:t xml:space="preserve"> </w:t>
      </w:r>
      <w:r>
        <w:rPr>
          <w:w w:val="105"/>
        </w:rPr>
        <w:t>C.</w:t>
      </w:r>
      <w:r>
        <w:rPr>
          <w:spacing w:val="25"/>
          <w:w w:val="105"/>
        </w:rPr>
        <w:t xml:space="preserve"> </w:t>
      </w:r>
      <w:r>
        <w:rPr>
          <w:w w:val="105"/>
        </w:rPr>
        <w:t>(2009).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Me</w:t>
      </w:r>
      <w:r>
        <w:rPr>
          <w:spacing w:val="-1"/>
          <w:w w:val="105"/>
        </w:rPr>
        <w:t>asur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Mass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Coronal</w:t>
      </w:r>
      <w:r>
        <w:rPr>
          <w:spacing w:val="26"/>
          <w:w w:val="105"/>
        </w:rPr>
        <w:t xml:space="preserve"> </w:t>
      </w:r>
      <w:r>
        <w:rPr>
          <w:w w:val="105"/>
        </w:rPr>
        <w:t>Mass</w:t>
      </w:r>
      <w:r>
        <w:rPr>
          <w:spacing w:val="26"/>
          <w:w w:val="105"/>
        </w:rPr>
        <w:t xml:space="preserve"> </w:t>
      </w:r>
      <w:r>
        <w:rPr>
          <w:w w:val="105"/>
        </w:rPr>
        <w:t>Ejections</w:t>
      </w:r>
      <w:r>
        <w:rPr>
          <w:spacing w:val="26"/>
          <w:w w:val="105"/>
        </w:rPr>
        <w:t xml:space="preserve"> </w:t>
      </w:r>
      <w:r>
        <w:rPr>
          <w:spacing w:val="-5"/>
          <w:w w:val="105"/>
        </w:rPr>
        <w:t>Fr</w:t>
      </w:r>
      <w:r>
        <w:rPr>
          <w:spacing w:val="-6"/>
          <w:w w:val="105"/>
        </w:rPr>
        <w:t>om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99"/>
        </w:rPr>
        <w:t xml:space="preserve"> </w:t>
      </w:r>
      <w:r>
        <w:rPr>
          <w:w w:val="105"/>
        </w:rPr>
        <w:t>EUV</w:t>
      </w:r>
      <w:r>
        <w:rPr>
          <w:spacing w:val="51"/>
          <w:w w:val="105"/>
        </w:rPr>
        <w:t xml:space="preserve"> </w:t>
      </w:r>
      <w:r>
        <w:rPr>
          <w:w w:val="105"/>
        </w:rPr>
        <w:t>Dimming</w:t>
      </w:r>
      <w:r>
        <w:rPr>
          <w:spacing w:val="51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52"/>
          <w:w w:val="105"/>
        </w:rPr>
        <w:t xml:space="preserve"> </w:t>
      </w:r>
      <w:r>
        <w:rPr>
          <w:w w:val="105"/>
        </w:rPr>
        <w:t>With</w:t>
      </w:r>
      <w:r>
        <w:rPr>
          <w:spacing w:val="51"/>
          <w:w w:val="105"/>
        </w:rPr>
        <w:t xml:space="preserve"> </w:t>
      </w:r>
      <w:r>
        <w:rPr>
          <w:w w:val="105"/>
        </w:rPr>
        <w:t>Stereo</w:t>
      </w:r>
      <w:r>
        <w:rPr>
          <w:spacing w:val="52"/>
          <w:w w:val="105"/>
        </w:rPr>
        <w:t xml:space="preserve"> </w:t>
      </w:r>
      <w:r>
        <w:rPr>
          <w:w w:val="105"/>
        </w:rPr>
        <w:t>EUVI</w:t>
      </w:r>
      <w:r>
        <w:rPr>
          <w:spacing w:val="51"/>
          <w:w w:val="105"/>
        </w:rPr>
        <w:t xml:space="preserve"> </w:t>
      </w:r>
      <w:r>
        <w:rPr>
          <w:w w:val="105"/>
        </w:rPr>
        <w:t>A</w:t>
      </w:r>
      <w:r>
        <w:rPr>
          <w:spacing w:val="52"/>
          <w:w w:val="105"/>
        </w:rPr>
        <w:t xml:space="preserve"> </w:t>
      </w:r>
      <w:r>
        <w:rPr>
          <w:w w:val="105"/>
        </w:rPr>
        <w:t>+</w:t>
      </w:r>
      <w:r>
        <w:rPr>
          <w:spacing w:val="51"/>
          <w:w w:val="105"/>
        </w:rPr>
        <w:t xml:space="preserve"> </w:t>
      </w:r>
      <w:r>
        <w:rPr>
          <w:w w:val="105"/>
        </w:rPr>
        <w:t>B</w:t>
      </w:r>
      <w:r>
        <w:rPr>
          <w:spacing w:val="52"/>
          <w:w w:val="105"/>
        </w:rPr>
        <w:t xml:space="preserve"> </w:t>
      </w:r>
      <w:r>
        <w:rPr>
          <w:w w:val="105"/>
        </w:rPr>
        <w:t>Spacecraft.</w:t>
      </w:r>
      <w:r>
        <w:rPr>
          <w:spacing w:val="21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52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52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9"/>
          <w:w w:val="109"/>
        </w:rPr>
        <w:t xml:space="preserve"> </w:t>
      </w:r>
      <w:r>
        <w:rPr>
          <w:w w:val="105"/>
        </w:rPr>
        <w:t>706(1)</w:t>
      </w:r>
      <w:proofErr w:type="gramStart"/>
      <w:r>
        <w:rPr>
          <w:w w:val="105"/>
        </w:rPr>
        <w:t>:376</w:t>
      </w:r>
      <w:proofErr w:type="gramEnd"/>
      <w:r>
        <w:rPr>
          <w:w w:val="105"/>
        </w:rPr>
        <w:t>–392.</w:t>
      </w:r>
    </w:p>
    <w:p w14:paraId="785797B7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proofErr w:type="spellStart"/>
      <w:r>
        <w:rPr>
          <w:spacing w:val="-2"/>
          <w:w w:val="110"/>
        </w:rPr>
        <w:t>A</w:t>
      </w:r>
      <w:r>
        <w:rPr>
          <w:spacing w:val="-1"/>
          <w:w w:val="110"/>
        </w:rPr>
        <w:t>ttr</w:t>
      </w:r>
      <w:r>
        <w:rPr>
          <w:spacing w:val="-2"/>
          <w:w w:val="110"/>
        </w:rPr>
        <w:t>ill</w:t>
      </w:r>
      <w:proofErr w:type="spellEnd"/>
      <w:r>
        <w:rPr>
          <w:spacing w:val="-1"/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G.</w:t>
      </w:r>
      <w:r>
        <w:rPr>
          <w:spacing w:val="-1"/>
          <w:w w:val="110"/>
        </w:rPr>
        <w:t xml:space="preserve"> </w:t>
      </w:r>
      <w:r>
        <w:rPr>
          <w:w w:val="110"/>
        </w:rPr>
        <w:t>D. R.,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Harra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L.</w:t>
      </w:r>
      <w:r>
        <w:rPr>
          <w:spacing w:val="-1"/>
          <w:w w:val="110"/>
        </w:rPr>
        <w:t xml:space="preserve"> </w:t>
      </w:r>
      <w:r>
        <w:rPr>
          <w:w w:val="110"/>
        </w:rPr>
        <w:t>K.,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v</w:t>
      </w:r>
      <w:r>
        <w:rPr>
          <w:spacing w:val="-4"/>
          <w:w w:val="110"/>
        </w:rPr>
        <w:t>an</w:t>
      </w:r>
      <w:r>
        <w:rPr>
          <w:w w:val="110"/>
        </w:rPr>
        <w:t xml:space="preserve"> </w:t>
      </w:r>
      <w:proofErr w:type="spellStart"/>
      <w:r>
        <w:rPr>
          <w:w w:val="110"/>
        </w:rPr>
        <w:t>Driel-Gesztelyi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L.,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-1"/>
          <w:w w:val="110"/>
        </w:rPr>
        <w:t xml:space="preserve"> </w:t>
      </w:r>
      <w:r>
        <w:rPr>
          <w:spacing w:val="-4"/>
          <w:w w:val="110"/>
        </w:rPr>
        <w:t>Wills-D</w:t>
      </w:r>
      <w:r>
        <w:rPr>
          <w:spacing w:val="-3"/>
          <w:w w:val="110"/>
        </w:rPr>
        <w:t>a</w:t>
      </w:r>
      <w:r>
        <w:rPr>
          <w:spacing w:val="-4"/>
          <w:w w:val="110"/>
        </w:rPr>
        <w:t>vey</w:t>
      </w:r>
      <w:r>
        <w:rPr>
          <w:spacing w:val="-3"/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M. J.</w:t>
      </w:r>
      <w:r>
        <w:rPr>
          <w:spacing w:val="-1"/>
          <w:w w:val="110"/>
        </w:rPr>
        <w:t xml:space="preserve"> </w:t>
      </w:r>
      <w:r>
        <w:rPr>
          <w:w w:val="110"/>
        </w:rPr>
        <w:t>(2010).</w:t>
      </w:r>
      <w:r>
        <w:rPr>
          <w:spacing w:val="27"/>
          <w:w w:val="110"/>
        </w:rPr>
        <w:t xml:space="preserve"> </w:t>
      </w:r>
      <w:r>
        <w:rPr>
          <w:spacing w:val="-1"/>
          <w:w w:val="110"/>
        </w:rPr>
        <w:t>R</w:t>
      </w:r>
      <w:r>
        <w:rPr>
          <w:spacing w:val="-2"/>
          <w:w w:val="110"/>
        </w:rPr>
        <w:t>eveali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g</w:t>
      </w:r>
      <w:r>
        <w:rPr>
          <w:spacing w:val="29"/>
          <w:w w:val="99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Fine</w:t>
      </w:r>
      <w:r>
        <w:rPr>
          <w:spacing w:val="-6"/>
          <w:w w:val="110"/>
        </w:rPr>
        <w:t xml:space="preserve"> </w:t>
      </w:r>
      <w:r>
        <w:rPr>
          <w:w w:val="110"/>
        </w:rPr>
        <w:t>Structure</w:t>
      </w:r>
      <w:r>
        <w:rPr>
          <w:spacing w:val="-7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Coronal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andAssociated</w:t>
      </w:r>
      <w:proofErr w:type="spellEnd"/>
      <w:r>
        <w:rPr>
          <w:spacing w:val="-7"/>
          <w:w w:val="110"/>
        </w:rPr>
        <w:t xml:space="preserve"> </w:t>
      </w:r>
      <w:proofErr w:type="gramStart"/>
      <w:r>
        <w:rPr>
          <w:spacing w:val="-2"/>
          <w:w w:val="110"/>
        </w:rPr>
        <w:t>F</w:t>
      </w:r>
      <w:r>
        <w:rPr>
          <w:spacing w:val="-3"/>
          <w:w w:val="110"/>
        </w:rPr>
        <w:t>lows</w:t>
      </w:r>
      <w:proofErr w:type="gramEnd"/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withHinode</w:t>
      </w:r>
      <w:proofErr w:type="spellEnd"/>
      <w:r>
        <w:rPr>
          <w:w w:val="110"/>
        </w:rPr>
        <w:t>/EIS.</w:t>
      </w:r>
      <w:r>
        <w:rPr>
          <w:spacing w:val="18"/>
          <w:w w:val="110"/>
        </w:rPr>
        <w:t xml:space="preserve"> </w:t>
      </w:r>
      <w:r>
        <w:rPr>
          <w:w w:val="110"/>
          <w:u w:val="single" w:color="000000"/>
        </w:rPr>
        <w:t>Solar</w:t>
      </w:r>
      <w:r>
        <w:rPr>
          <w:spacing w:val="-7"/>
          <w:w w:val="110"/>
          <w:u w:val="single" w:color="000000"/>
        </w:rPr>
        <w:t xml:space="preserve"> </w:t>
      </w:r>
      <w:r>
        <w:rPr>
          <w:spacing w:val="-1"/>
          <w:w w:val="110"/>
          <w:u w:val="single" w:color="000000"/>
        </w:rPr>
        <w:t>Ph</w:t>
      </w:r>
      <w:r>
        <w:rPr>
          <w:spacing w:val="-2"/>
          <w:w w:val="110"/>
          <w:u w:val="single" w:color="000000"/>
        </w:rPr>
        <w:t>y</w:t>
      </w:r>
      <w:r>
        <w:rPr>
          <w:spacing w:val="-2"/>
          <w:w w:val="110"/>
        </w:rPr>
        <w:t>sics,</w:t>
      </w:r>
      <w:r>
        <w:rPr>
          <w:spacing w:val="34"/>
          <w:w w:val="101"/>
        </w:rPr>
        <w:t xml:space="preserve"> </w:t>
      </w:r>
      <w:r>
        <w:rPr>
          <w:w w:val="110"/>
        </w:rPr>
        <w:t>264(1)</w:t>
      </w:r>
      <w:proofErr w:type="gramStart"/>
      <w:r>
        <w:rPr>
          <w:w w:val="110"/>
        </w:rPr>
        <w:t>:119</w:t>
      </w:r>
      <w:proofErr w:type="gramEnd"/>
      <w:r>
        <w:rPr>
          <w:w w:val="110"/>
        </w:rPr>
        <w:t>–147.</w:t>
      </w:r>
    </w:p>
    <w:p w14:paraId="53644582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r>
        <w:rPr>
          <w:w w:val="105"/>
        </w:rPr>
        <w:t>Chen,</w:t>
      </w:r>
      <w:r>
        <w:rPr>
          <w:spacing w:val="46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41"/>
          <w:w w:val="105"/>
        </w:rPr>
        <w:t xml:space="preserve"> </w:t>
      </w:r>
      <w:r>
        <w:rPr>
          <w:w w:val="105"/>
        </w:rPr>
        <w:t>F.,</w:t>
      </w:r>
      <w:r>
        <w:rPr>
          <w:spacing w:val="46"/>
          <w:w w:val="105"/>
        </w:rPr>
        <w:t xml:space="preserve"> </w:t>
      </w:r>
      <w:r>
        <w:rPr>
          <w:spacing w:val="-4"/>
          <w:w w:val="105"/>
        </w:rPr>
        <w:t>Fan</w:t>
      </w:r>
      <w:r>
        <w:rPr>
          <w:spacing w:val="-5"/>
          <w:w w:val="105"/>
        </w:rPr>
        <w:t>g,</w:t>
      </w:r>
      <w:r>
        <w:rPr>
          <w:spacing w:val="47"/>
          <w:w w:val="105"/>
        </w:rPr>
        <w:t xml:space="preserve"> </w:t>
      </w:r>
      <w:r>
        <w:rPr>
          <w:w w:val="105"/>
        </w:rPr>
        <w:t>C.,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Shibata,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K.</w:t>
      </w:r>
      <w:r>
        <w:rPr>
          <w:spacing w:val="41"/>
          <w:w w:val="105"/>
        </w:rPr>
        <w:t xml:space="preserve"> </w:t>
      </w:r>
      <w:r>
        <w:rPr>
          <w:w w:val="105"/>
        </w:rPr>
        <w:t>(2005).</w:t>
      </w:r>
      <w:r>
        <w:rPr>
          <w:spacing w:val="49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5"/>
          <w:w w:val="105"/>
        </w:rPr>
        <w:t>Fu</w:t>
      </w:r>
      <w:r>
        <w:rPr>
          <w:spacing w:val="-6"/>
          <w:w w:val="105"/>
        </w:rPr>
        <w:t>ll</w:t>
      </w:r>
      <w:r>
        <w:rPr>
          <w:spacing w:val="41"/>
          <w:w w:val="105"/>
        </w:rPr>
        <w:t xml:space="preserve"> </w:t>
      </w:r>
      <w:r>
        <w:rPr>
          <w:w w:val="105"/>
        </w:rPr>
        <w:t>View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EIT</w:t>
      </w:r>
      <w:r>
        <w:rPr>
          <w:spacing w:val="41"/>
          <w:w w:val="105"/>
        </w:rPr>
        <w:t xml:space="preserve"> </w:t>
      </w:r>
      <w:r>
        <w:rPr>
          <w:spacing w:val="-6"/>
          <w:w w:val="105"/>
        </w:rPr>
        <w:t>Wa</w:t>
      </w:r>
      <w:r>
        <w:rPr>
          <w:spacing w:val="-7"/>
          <w:w w:val="105"/>
        </w:rPr>
        <w:t>ves</w:t>
      </w:r>
      <w:r>
        <w:rPr>
          <w:spacing w:val="-6"/>
          <w:w w:val="105"/>
        </w:rPr>
        <w:t>.</w:t>
      </w:r>
      <w:proofErr w:type="gramEnd"/>
      <w:r>
        <w:rPr>
          <w:spacing w:val="50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40"/>
          <w:w w:val="105"/>
          <w:u w:val="single" w:color="000000"/>
        </w:rPr>
        <w:t xml:space="preserve"> </w:t>
      </w:r>
      <w:proofErr w:type="gramStart"/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w w:val="106"/>
        </w:rPr>
        <w:t xml:space="preserve"> </w:t>
      </w:r>
      <w:r>
        <w:rPr>
          <w:w w:val="130"/>
        </w:rPr>
        <w:t xml:space="preserve"> </w:t>
      </w:r>
      <w:r>
        <w:rPr>
          <w:w w:val="105"/>
          <w:u w:val="single" w:color="000000"/>
        </w:rPr>
        <w:t>Journal</w:t>
      </w:r>
      <w:proofErr w:type="gramEnd"/>
      <w:r>
        <w:rPr>
          <w:w w:val="105"/>
        </w:rPr>
        <w:t>,</w:t>
      </w:r>
      <w:r>
        <w:rPr>
          <w:spacing w:val="-29"/>
          <w:w w:val="105"/>
        </w:rPr>
        <w:t xml:space="preserve"> </w:t>
      </w:r>
      <w:r>
        <w:rPr>
          <w:w w:val="105"/>
        </w:rPr>
        <w:t>622(2):1202–1210.</w:t>
      </w:r>
    </w:p>
    <w:p w14:paraId="48CB7A25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r>
        <w:rPr>
          <w:w w:val="105"/>
        </w:rPr>
        <w:t>Chen,</w:t>
      </w:r>
      <w:r>
        <w:rPr>
          <w:spacing w:val="22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F.,</w:t>
      </w:r>
      <w:r>
        <w:rPr>
          <w:spacing w:val="22"/>
          <w:w w:val="105"/>
        </w:rPr>
        <w:t xml:space="preserve"> </w:t>
      </w:r>
      <w:r>
        <w:rPr>
          <w:spacing w:val="-6"/>
          <w:w w:val="105"/>
        </w:rPr>
        <w:t>Wu,</w:t>
      </w:r>
      <w:r>
        <w:rPr>
          <w:spacing w:val="23"/>
          <w:w w:val="105"/>
        </w:rPr>
        <w:t xml:space="preserve"> </w:t>
      </w:r>
      <w:r>
        <w:rPr>
          <w:w w:val="105"/>
        </w:rPr>
        <w:t>S.</w:t>
      </w:r>
      <w:r>
        <w:rPr>
          <w:spacing w:val="22"/>
          <w:w w:val="105"/>
        </w:rPr>
        <w:t xml:space="preserve"> </w:t>
      </w:r>
      <w:r>
        <w:rPr>
          <w:w w:val="105"/>
        </w:rPr>
        <w:t>T.,</w:t>
      </w:r>
      <w:r>
        <w:rPr>
          <w:spacing w:val="22"/>
          <w:w w:val="105"/>
        </w:rPr>
        <w:t xml:space="preserve"> </w:t>
      </w:r>
      <w:r>
        <w:rPr>
          <w:w w:val="105"/>
        </w:rPr>
        <w:t>Shibata,</w:t>
      </w:r>
      <w:r>
        <w:rPr>
          <w:spacing w:val="23"/>
          <w:w w:val="105"/>
        </w:rPr>
        <w:t xml:space="preserve"> </w:t>
      </w:r>
      <w:r>
        <w:rPr>
          <w:w w:val="105"/>
        </w:rPr>
        <w:t>K.,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4"/>
          <w:w w:val="105"/>
        </w:rPr>
        <w:t>Fan</w:t>
      </w:r>
      <w:r>
        <w:rPr>
          <w:spacing w:val="-5"/>
          <w:w w:val="105"/>
        </w:rPr>
        <w:t>g,</w:t>
      </w:r>
      <w:r>
        <w:rPr>
          <w:spacing w:val="22"/>
          <w:w w:val="105"/>
        </w:rPr>
        <w:t xml:space="preserve"> </w:t>
      </w:r>
      <w:r>
        <w:rPr>
          <w:w w:val="105"/>
        </w:rPr>
        <w:t>C.</w:t>
      </w:r>
      <w:r>
        <w:rPr>
          <w:spacing w:val="23"/>
          <w:w w:val="105"/>
        </w:rPr>
        <w:t xml:space="preserve"> </w:t>
      </w:r>
      <w:r>
        <w:rPr>
          <w:w w:val="105"/>
        </w:rPr>
        <w:t>(2002).</w:t>
      </w:r>
      <w:r>
        <w:rPr>
          <w:spacing w:val="47"/>
          <w:w w:val="105"/>
        </w:rPr>
        <w:t xml:space="preserve"> </w:t>
      </w:r>
      <w:proofErr w:type="gramStart"/>
      <w:r>
        <w:rPr>
          <w:w w:val="105"/>
        </w:rPr>
        <w:t>Evidence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EIT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Moreton</w:t>
      </w:r>
      <w:proofErr w:type="spellEnd"/>
      <w:r>
        <w:rPr>
          <w:spacing w:val="21"/>
          <w:w w:val="105"/>
        </w:rPr>
        <w:t xml:space="preserve"> </w:t>
      </w:r>
      <w:r>
        <w:rPr>
          <w:spacing w:val="-7"/>
          <w:w w:val="105"/>
        </w:rPr>
        <w:t>Wa</w:t>
      </w:r>
      <w:r>
        <w:rPr>
          <w:spacing w:val="-8"/>
          <w:w w:val="105"/>
        </w:rPr>
        <w:t>ves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10"/>
        </w:rPr>
        <w:t xml:space="preserve"> </w:t>
      </w:r>
      <w:r>
        <w:rPr>
          <w:w w:val="105"/>
        </w:rPr>
        <w:t>Numerical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</w:t>
      </w:r>
      <w:proofErr w:type="gramEnd"/>
      <w:r>
        <w:rPr>
          <w:spacing w:val="41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16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1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572(1)</w:t>
      </w:r>
      <w:proofErr w:type="gramStart"/>
      <w:r>
        <w:rPr>
          <w:w w:val="105"/>
        </w:rPr>
        <w:t>:L99</w:t>
      </w:r>
      <w:proofErr w:type="gramEnd"/>
      <w:r>
        <w:rPr>
          <w:w w:val="105"/>
        </w:rPr>
        <w:t>–L102.</w:t>
      </w:r>
    </w:p>
    <w:p w14:paraId="4119C930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r>
        <w:rPr>
          <w:w w:val="105"/>
        </w:rPr>
        <w:t>Gilbert,</w:t>
      </w:r>
      <w:r>
        <w:rPr>
          <w:spacing w:val="27"/>
          <w:w w:val="105"/>
        </w:rPr>
        <w:t xml:space="preserve"> </w:t>
      </w:r>
      <w:r>
        <w:rPr>
          <w:w w:val="105"/>
        </w:rPr>
        <w:t>H.</w:t>
      </w:r>
      <w:r>
        <w:rPr>
          <w:spacing w:val="27"/>
          <w:w w:val="105"/>
        </w:rPr>
        <w:t xml:space="preserve"> </w:t>
      </w:r>
      <w:r>
        <w:rPr>
          <w:w w:val="105"/>
        </w:rPr>
        <w:t>R.,</w:t>
      </w:r>
      <w:r>
        <w:rPr>
          <w:spacing w:val="28"/>
          <w:w w:val="105"/>
        </w:rPr>
        <w:t xml:space="preserve"> </w:t>
      </w:r>
      <w:proofErr w:type="spellStart"/>
      <w:r>
        <w:rPr>
          <w:w w:val="105"/>
        </w:rPr>
        <w:t>Inglis</w:t>
      </w:r>
      <w:proofErr w:type="spellEnd"/>
      <w:r>
        <w:rPr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a.</w:t>
      </w:r>
      <w:r>
        <w:rPr>
          <w:spacing w:val="26"/>
          <w:w w:val="105"/>
        </w:rPr>
        <w:t xml:space="preserve"> </w:t>
      </w:r>
      <w:r>
        <w:rPr>
          <w:w w:val="105"/>
        </w:rPr>
        <w:t>R.,</w:t>
      </w:r>
      <w:r>
        <w:rPr>
          <w:spacing w:val="28"/>
          <w:w w:val="105"/>
        </w:rPr>
        <w:t xml:space="preserve"> </w:t>
      </w:r>
      <w:r>
        <w:rPr>
          <w:spacing w:val="-3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M.</w:t>
      </w:r>
      <w:r>
        <w:rPr>
          <w:spacing w:val="27"/>
          <w:w w:val="105"/>
        </w:rPr>
        <w:t xml:space="preserve"> </w:t>
      </w:r>
      <w:r>
        <w:rPr>
          <w:w w:val="105"/>
        </w:rPr>
        <w:t>L.,</w:t>
      </w:r>
      <w:r>
        <w:rPr>
          <w:spacing w:val="27"/>
          <w:w w:val="105"/>
        </w:rPr>
        <w:t xml:space="preserve"> </w:t>
      </w:r>
      <w:proofErr w:type="spellStart"/>
      <w:r>
        <w:rPr>
          <w:w w:val="105"/>
        </w:rPr>
        <w:t>Ofman</w:t>
      </w:r>
      <w:proofErr w:type="spellEnd"/>
      <w:r>
        <w:rPr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L.,</w:t>
      </w:r>
      <w:r>
        <w:rPr>
          <w:spacing w:val="28"/>
          <w:w w:val="105"/>
        </w:rPr>
        <w:t xml:space="preserve"> </w:t>
      </w:r>
      <w:r>
        <w:rPr>
          <w:w w:val="105"/>
        </w:rPr>
        <w:t>Thompson,</w:t>
      </w:r>
      <w:r>
        <w:rPr>
          <w:spacing w:val="28"/>
          <w:w w:val="105"/>
        </w:rPr>
        <w:t xml:space="preserve"> </w:t>
      </w:r>
      <w:r>
        <w:rPr>
          <w:w w:val="105"/>
        </w:rPr>
        <w:t>B.</w:t>
      </w:r>
      <w:r>
        <w:rPr>
          <w:spacing w:val="27"/>
          <w:w w:val="105"/>
        </w:rPr>
        <w:t xml:space="preserve"> </w:t>
      </w:r>
      <w:r>
        <w:rPr>
          <w:w w:val="105"/>
        </w:rPr>
        <w:t>J.,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5"/>
          <w:w w:val="105"/>
        </w:rPr>
        <w:t>You</w:t>
      </w:r>
      <w:r>
        <w:rPr>
          <w:spacing w:val="-4"/>
          <w:w w:val="105"/>
        </w:rPr>
        <w:t>n</w:t>
      </w:r>
      <w:bookmarkStart w:id="130" w:name="_GoBack"/>
      <w:bookmarkEnd w:id="130"/>
      <w:r>
        <w:rPr>
          <w:spacing w:val="-5"/>
          <w:w w:val="105"/>
        </w:rPr>
        <w:t>g,</w:t>
      </w:r>
      <w:r>
        <w:rPr>
          <w:spacing w:val="28"/>
          <w:w w:val="105"/>
        </w:rPr>
        <w:t xml:space="preserve"> </w:t>
      </w:r>
      <w:r>
        <w:rPr>
          <w:w w:val="105"/>
        </w:rPr>
        <w:t>C.</w:t>
      </w:r>
      <w:r>
        <w:rPr>
          <w:spacing w:val="27"/>
          <w:w w:val="105"/>
        </w:rPr>
        <w:t xml:space="preserve"> </w:t>
      </w:r>
      <w:r>
        <w:rPr>
          <w:w w:val="105"/>
        </w:rPr>
        <w:t>a.</w:t>
      </w:r>
      <w:r>
        <w:rPr>
          <w:spacing w:val="26"/>
          <w:w w:val="105"/>
        </w:rPr>
        <w:t xml:space="preserve"> </w:t>
      </w:r>
      <w:r>
        <w:rPr>
          <w:w w:val="105"/>
        </w:rPr>
        <w:t>(2013).</w:t>
      </w:r>
      <w:r>
        <w:rPr>
          <w:spacing w:val="29"/>
          <w:w w:val="109"/>
        </w:rPr>
        <w:t xml:space="preserve"> </w:t>
      </w:r>
      <w:proofErr w:type="gramStart"/>
      <w:r>
        <w:rPr>
          <w:w w:val="105"/>
        </w:rPr>
        <w:t>Energy</w:t>
      </w:r>
      <w:r>
        <w:rPr>
          <w:spacing w:val="22"/>
          <w:w w:val="105"/>
        </w:rPr>
        <w:t xml:space="preserve"> </w:t>
      </w:r>
      <w:r>
        <w:rPr>
          <w:w w:val="105"/>
        </w:rPr>
        <w:t>Release</w:t>
      </w:r>
      <w:r>
        <w:rPr>
          <w:spacing w:val="22"/>
          <w:w w:val="105"/>
        </w:rPr>
        <w:t xml:space="preserve"> </w:t>
      </w:r>
      <w:r>
        <w:rPr>
          <w:spacing w:val="-5"/>
          <w:w w:val="105"/>
        </w:rPr>
        <w:t>Fr</w:t>
      </w:r>
      <w:r>
        <w:rPr>
          <w:spacing w:val="-6"/>
          <w:w w:val="105"/>
        </w:rPr>
        <w:t>om</w:t>
      </w:r>
      <w:r>
        <w:rPr>
          <w:spacing w:val="21"/>
          <w:w w:val="105"/>
        </w:rPr>
        <w:t xml:space="preserve"> </w:t>
      </w:r>
      <w:r>
        <w:rPr>
          <w:w w:val="105"/>
        </w:rPr>
        <w:t>Impacting</w:t>
      </w:r>
      <w:r>
        <w:rPr>
          <w:spacing w:val="21"/>
          <w:w w:val="105"/>
        </w:rPr>
        <w:t xml:space="preserve"> </w:t>
      </w:r>
      <w:r>
        <w:rPr>
          <w:w w:val="105"/>
        </w:rPr>
        <w:t>Prominence</w:t>
      </w:r>
      <w:r>
        <w:rPr>
          <w:spacing w:val="23"/>
          <w:w w:val="105"/>
        </w:rPr>
        <w:t xml:space="preserve"> </w:t>
      </w:r>
      <w:r>
        <w:rPr>
          <w:w w:val="105"/>
        </w:rPr>
        <w:t>Material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F</w:t>
      </w:r>
      <w:r>
        <w:rPr>
          <w:spacing w:val="-4"/>
          <w:w w:val="105"/>
        </w:rPr>
        <w:t>ollowi</w:t>
      </w:r>
      <w:r>
        <w:rPr>
          <w:spacing w:val="-3"/>
          <w:w w:val="105"/>
        </w:rPr>
        <w:t>n</w:t>
      </w:r>
      <w:r>
        <w:rPr>
          <w:spacing w:val="-4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2011</w:t>
      </w:r>
      <w:r>
        <w:rPr>
          <w:spacing w:val="22"/>
          <w:w w:val="105"/>
        </w:rPr>
        <w:t xml:space="preserve"> </w:t>
      </w:r>
      <w:r>
        <w:rPr>
          <w:w w:val="105"/>
        </w:rPr>
        <w:t>June</w:t>
      </w:r>
      <w:r>
        <w:rPr>
          <w:spacing w:val="22"/>
          <w:w w:val="105"/>
        </w:rPr>
        <w:t xml:space="preserve"> </w:t>
      </w:r>
      <w:r>
        <w:rPr>
          <w:w w:val="105"/>
        </w:rPr>
        <w:t>7</w:t>
      </w:r>
      <w:r>
        <w:rPr>
          <w:spacing w:val="21"/>
          <w:w w:val="105"/>
        </w:rPr>
        <w:t xml:space="preserve"> </w:t>
      </w:r>
      <w:r>
        <w:rPr>
          <w:w w:val="105"/>
        </w:rPr>
        <w:t>Eruption.</w:t>
      </w:r>
      <w:proofErr w:type="gramEnd"/>
      <w:r>
        <w:rPr>
          <w:spacing w:val="47"/>
          <w:w w:val="105"/>
        </w:rPr>
        <w:t xml:space="preserve"> </w:t>
      </w:r>
      <w:proofErr w:type="gramStart"/>
      <w:r>
        <w:rPr>
          <w:w w:val="105"/>
          <w:u w:val="single" w:color="000000"/>
        </w:rPr>
        <w:t>The</w:t>
      </w:r>
      <w:r>
        <w:rPr>
          <w:w w:val="109"/>
        </w:rPr>
        <w:t xml:space="preserve"> </w:t>
      </w:r>
      <w:r>
        <w:rPr>
          <w:w w:val="102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proofErr w:type="gramEnd"/>
      <w:r>
        <w:rPr>
          <w:spacing w:val="24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776(1):L12.</w:t>
      </w:r>
    </w:p>
    <w:p w14:paraId="154817EC" w14:textId="77777777" w:rsidR="00FB4955" w:rsidRDefault="00E6617D">
      <w:pPr>
        <w:pStyle w:val="BodyText"/>
        <w:spacing w:before="168" w:line="257" w:lineRule="auto"/>
        <w:ind w:left="318" w:right="117" w:hanging="219"/>
        <w:jc w:val="both"/>
      </w:pPr>
      <w:proofErr w:type="gramStart"/>
      <w:r>
        <w:rPr>
          <w:w w:val="105"/>
        </w:rPr>
        <w:t>Giordano,</w:t>
      </w:r>
      <w:r>
        <w:rPr>
          <w:spacing w:val="53"/>
          <w:w w:val="105"/>
        </w:rPr>
        <w:t xml:space="preserve"> </w:t>
      </w:r>
      <w:r>
        <w:rPr>
          <w:w w:val="105"/>
        </w:rPr>
        <w:t>S.,</w:t>
      </w:r>
      <w:r>
        <w:rPr>
          <w:spacing w:val="54"/>
          <w:w w:val="105"/>
        </w:rPr>
        <w:t xml:space="preserve"> </w:t>
      </w:r>
      <w:proofErr w:type="spellStart"/>
      <w:r>
        <w:rPr>
          <w:spacing w:val="-2"/>
          <w:w w:val="105"/>
        </w:rPr>
        <w:t>Antonu</w:t>
      </w:r>
      <w:r>
        <w:rPr>
          <w:spacing w:val="-3"/>
          <w:w w:val="105"/>
        </w:rPr>
        <w:t>cci</w:t>
      </w:r>
      <w:proofErr w:type="spellEnd"/>
      <w:r>
        <w:rPr>
          <w:spacing w:val="-2"/>
          <w:w w:val="105"/>
        </w:rPr>
        <w:t>,</w:t>
      </w:r>
      <w:r>
        <w:rPr>
          <w:spacing w:val="54"/>
          <w:w w:val="105"/>
        </w:rPr>
        <w:t xml:space="preserve"> </w:t>
      </w:r>
      <w:r>
        <w:rPr>
          <w:w w:val="105"/>
        </w:rPr>
        <w:t>E.,</w:t>
      </w:r>
      <w:r>
        <w:rPr>
          <w:spacing w:val="54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proofErr w:type="spellStart"/>
      <w:r>
        <w:rPr>
          <w:w w:val="105"/>
        </w:rPr>
        <w:t>Dodero</w:t>
      </w:r>
      <w:proofErr w:type="spellEnd"/>
      <w:r>
        <w:rPr>
          <w:w w:val="105"/>
        </w:rPr>
        <w:t>,</w:t>
      </w:r>
      <w:r>
        <w:rPr>
          <w:spacing w:val="54"/>
          <w:w w:val="105"/>
        </w:rPr>
        <w:t xml:space="preserve"> </w:t>
      </w:r>
      <w:r>
        <w:rPr>
          <w:w w:val="105"/>
        </w:rPr>
        <w:t>M.</w:t>
      </w:r>
      <w:r>
        <w:rPr>
          <w:spacing w:val="47"/>
          <w:w w:val="105"/>
        </w:rPr>
        <w:t xml:space="preserve"> </w:t>
      </w:r>
      <w:r>
        <w:rPr>
          <w:w w:val="105"/>
        </w:rPr>
        <w:t>(2000).</w:t>
      </w:r>
      <w:proofErr w:type="gramEnd"/>
      <w:r>
        <w:rPr>
          <w:spacing w:val="14"/>
          <w:w w:val="105"/>
        </w:rPr>
        <w:t xml:space="preserve"> </w:t>
      </w:r>
      <w:proofErr w:type="gramStart"/>
      <w:r>
        <w:rPr>
          <w:spacing w:val="-1"/>
          <w:w w:val="105"/>
        </w:rPr>
        <w:t>OXYGEN</w:t>
      </w:r>
      <w:r>
        <w:rPr>
          <w:spacing w:val="47"/>
          <w:w w:val="105"/>
        </w:rPr>
        <w:t xml:space="preserve"> </w:t>
      </w:r>
      <w:r>
        <w:rPr>
          <w:w w:val="105"/>
        </w:rPr>
        <w:t>VELOCITIES</w:t>
      </w:r>
      <w:r>
        <w:rPr>
          <w:spacing w:val="47"/>
          <w:w w:val="105"/>
        </w:rPr>
        <w:t xml:space="preserve"> </w:t>
      </w:r>
      <w:r>
        <w:rPr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105"/>
        </w:rPr>
        <w:t xml:space="preserve"> </w:t>
      </w:r>
      <w:r>
        <w:rPr>
          <w:w w:val="105"/>
        </w:rPr>
        <w:t>POLAR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CORONAL.</w:t>
      </w:r>
      <w:proofErr w:type="gramEnd"/>
      <w:r>
        <w:rPr>
          <w:spacing w:val="20"/>
          <w:w w:val="105"/>
        </w:rPr>
        <w:t xml:space="preserve"> </w:t>
      </w:r>
      <w:r>
        <w:rPr>
          <w:spacing w:val="-2"/>
          <w:w w:val="105"/>
          <w:u w:val="single" w:color="000000"/>
        </w:rPr>
        <w:t>Advan</w:t>
      </w:r>
      <w:r>
        <w:rPr>
          <w:spacing w:val="-3"/>
          <w:w w:val="105"/>
          <w:u w:val="single" w:color="000000"/>
        </w:rPr>
        <w:t>ces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in</w:t>
      </w:r>
      <w:r>
        <w:rPr>
          <w:spacing w:val="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Space</w:t>
      </w:r>
      <w:r>
        <w:rPr>
          <w:spacing w:val="1"/>
          <w:w w:val="105"/>
          <w:u w:val="single" w:color="000000"/>
        </w:rPr>
        <w:t xml:space="preserve"> </w:t>
      </w:r>
      <w:r>
        <w:rPr>
          <w:spacing w:val="-1"/>
          <w:w w:val="105"/>
          <w:u w:val="single" w:color="000000"/>
        </w:rPr>
        <w:t>R</w:t>
      </w:r>
      <w:r>
        <w:rPr>
          <w:spacing w:val="-2"/>
          <w:w w:val="105"/>
          <w:u w:val="single" w:color="000000"/>
        </w:rPr>
        <w:t>ese</w:t>
      </w:r>
      <w:r>
        <w:rPr>
          <w:spacing w:val="-1"/>
          <w:w w:val="105"/>
          <w:u w:val="single" w:color="000000"/>
        </w:rPr>
        <w:t>ar</w:t>
      </w:r>
      <w:r>
        <w:rPr>
          <w:spacing w:val="-2"/>
          <w:w w:val="105"/>
          <w:u w:val="single" w:color="000000"/>
        </w:rPr>
        <w:t>c</w:t>
      </w:r>
      <w:r>
        <w:rPr>
          <w:spacing w:val="-1"/>
          <w:w w:val="105"/>
          <w:u w:val="single" w:color="000000"/>
        </w:rPr>
        <w:t>h</w:t>
      </w:r>
      <w:r>
        <w:rPr>
          <w:spacing w:val="-1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25(9)</w:t>
      </w:r>
      <w:proofErr w:type="gramStart"/>
      <w:r>
        <w:rPr>
          <w:w w:val="105"/>
        </w:rPr>
        <w:t>:1927</w:t>
      </w:r>
      <w:proofErr w:type="gramEnd"/>
      <w:r>
        <w:rPr>
          <w:w w:val="105"/>
        </w:rPr>
        <w:t>–1930.</w:t>
      </w:r>
    </w:p>
    <w:p w14:paraId="09CA7847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r>
        <w:rPr>
          <w:w w:val="105"/>
        </w:rPr>
        <w:t>Greenstein,</w:t>
      </w:r>
      <w:r>
        <w:rPr>
          <w:spacing w:val="22"/>
          <w:w w:val="105"/>
        </w:rPr>
        <w:t xml:space="preserve"> </w:t>
      </w:r>
      <w:r>
        <w:rPr>
          <w:w w:val="105"/>
        </w:rPr>
        <w:t>J.</w:t>
      </w:r>
      <w:r>
        <w:rPr>
          <w:spacing w:val="23"/>
          <w:w w:val="105"/>
        </w:rPr>
        <w:t xml:space="preserve"> </w:t>
      </w:r>
      <w:r>
        <w:rPr>
          <w:w w:val="105"/>
        </w:rPr>
        <w:t>L.</w:t>
      </w:r>
      <w:r>
        <w:rPr>
          <w:spacing w:val="23"/>
          <w:w w:val="105"/>
        </w:rPr>
        <w:t xml:space="preserve"> </w:t>
      </w:r>
      <w:r>
        <w:rPr>
          <w:w w:val="105"/>
        </w:rPr>
        <w:t>(1958).</w:t>
      </w:r>
      <w:r>
        <w:rPr>
          <w:spacing w:val="49"/>
          <w:w w:val="105"/>
        </w:rPr>
        <w:t xml:space="preserve"> </w:t>
      </w:r>
      <w:proofErr w:type="gramStart"/>
      <w:r>
        <w:rPr>
          <w:w w:val="105"/>
        </w:rPr>
        <w:t>High-Resolution</w:t>
      </w:r>
      <w:r>
        <w:rPr>
          <w:spacing w:val="23"/>
          <w:w w:val="105"/>
        </w:rPr>
        <w:t xml:space="preserve"> </w:t>
      </w:r>
      <w:r>
        <w:rPr>
          <w:w w:val="105"/>
        </w:rPr>
        <w:t>Spectra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Comet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1"/>
          <w:w w:val="105"/>
        </w:rPr>
        <w:t>RKO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</w:t>
      </w:r>
      <w:proofErr w:type="gramEnd"/>
      <w:r>
        <w:rPr>
          <w:spacing w:val="49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22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2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4"/>
          <w:w w:val="109"/>
        </w:rPr>
        <w:t xml:space="preserve"> </w:t>
      </w:r>
      <w:r>
        <w:rPr>
          <w:w w:val="105"/>
        </w:rPr>
        <w:t>128:106.</w:t>
      </w:r>
    </w:p>
    <w:p w14:paraId="3774F078" w14:textId="77777777" w:rsidR="00FB4955" w:rsidRDefault="00E6617D">
      <w:pPr>
        <w:pStyle w:val="BodyText"/>
        <w:spacing w:before="168" w:line="253" w:lineRule="auto"/>
        <w:ind w:left="318" w:right="118" w:hanging="219"/>
        <w:jc w:val="both"/>
      </w:pPr>
      <w:proofErr w:type="spellStart"/>
      <w:r>
        <w:t>Harra</w:t>
      </w:r>
      <w:proofErr w:type="spellEnd"/>
      <w:r>
        <w:t>,</w:t>
      </w:r>
      <w:r>
        <w:rPr>
          <w:spacing w:val="29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K.,</w:t>
      </w:r>
      <w:r>
        <w:rPr>
          <w:spacing w:val="30"/>
        </w:rPr>
        <w:t xml:space="preserve"> </w:t>
      </w:r>
      <w:proofErr w:type="spellStart"/>
      <w:r>
        <w:t>Mandrini</w:t>
      </w:r>
      <w:proofErr w:type="spellEnd"/>
      <w:r>
        <w:t>,</w:t>
      </w:r>
      <w:r>
        <w:rPr>
          <w:spacing w:val="29"/>
        </w:rPr>
        <w:t xml:space="preserve"> </w:t>
      </w:r>
      <w:r>
        <w:t>C.</w:t>
      </w:r>
      <w:r>
        <w:rPr>
          <w:spacing w:val="19"/>
        </w:rPr>
        <w:t xml:space="preserve"> </w:t>
      </w:r>
      <w:r>
        <w:t>H.,</w:t>
      </w:r>
      <w:r>
        <w:rPr>
          <w:spacing w:val="30"/>
        </w:rPr>
        <w:t xml:space="preserve"> </w:t>
      </w:r>
      <w:proofErr w:type="spellStart"/>
      <w:r>
        <w:t>Dasso</w:t>
      </w:r>
      <w:proofErr w:type="spellEnd"/>
      <w:r>
        <w:t>,</w:t>
      </w:r>
      <w:r>
        <w:rPr>
          <w:spacing w:val="29"/>
        </w:rPr>
        <w:t xml:space="preserve"> </w:t>
      </w:r>
      <w:r>
        <w:t>S.,</w:t>
      </w:r>
      <w:r>
        <w:rPr>
          <w:spacing w:val="29"/>
        </w:rPr>
        <w:t xml:space="preserve"> </w:t>
      </w:r>
      <w:proofErr w:type="spellStart"/>
      <w:r>
        <w:t>Gulisano</w:t>
      </w:r>
      <w:proofErr w:type="spellEnd"/>
      <w:r>
        <w:t>,</w:t>
      </w:r>
      <w:r>
        <w:rPr>
          <w:spacing w:val="30"/>
        </w:rPr>
        <w:t xml:space="preserve"> </w:t>
      </w:r>
      <w:r>
        <w:t>A.</w:t>
      </w:r>
      <w:r>
        <w:rPr>
          <w:spacing w:val="19"/>
        </w:rPr>
        <w:t xml:space="preserve"> </w:t>
      </w:r>
      <w:r>
        <w:t>M.,</w:t>
      </w:r>
      <w:r>
        <w:rPr>
          <w:spacing w:val="29"/>
        </w:rPr>
        <w:t xml:space="preserve"> </w:t>
      </w:r>
      <w:r>
        <w:t>Steed,</w:t>
      </w:r>
      <w:r>
        <w:rPr>
          <w:spacing w:val="30"/>
        </w:rPr>
        <w:t xml:space="preserve"> </w:t>
      </w:r>
      <w:r>
        <w:t>K.,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proofErr w:type="spellStart"/>
      <w:r>
        <w:t>Imada</w:t>
      </w:r>
      <w:proofErr w:type="spellEnd"/>
      <w:r>
        <w:t>,</w:t>
      </w:r>
      <w:r>
        <w:rPr>
          <w:spacing w:val="29"/>
        </w:rPr>
        <w:t xml:space="preserve"> </w:t>
      </w:r>
      <w:r>
        <w:t>S.</w:t>
      </w:r>
      <w:r>
        <w:rPr>
          <w:spacing w:val="19"/>
        </w:rPr>
        <w:t xml:space="preserve"> </w:t>
      </w:r>
      <w:r>
        <w:t>(2010).</w:t>
      </w:r>
      <w:r>
        <w:rPr>
          <w:spacing w:val="22"/>
          <w:w w:val="109"/>
        </w:rPr>
        <w:t xml:space="preserve"> </w:t>
      </w:r>
      <w:r>
        <w:t>Determining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Solar</w:t>
      </w:r>
      <w:r>
        <w:rPr>
          <w:spacing w:val="42"/>
        </w:rPr>
        <w:t xml:space="preserve"> </w:t>
      </w:r>
      <w:r>
        <w:t>Source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Magnetic</w:t>
      </w:r>
      <w:r>
        <w:rPr>
          <w:spacing w:val="41"/>
        </w:rPr>
        <w:t xml:space="preserve"> </w:t>
      </w:r>
      <w:r>
        <w:rPr>
          <w:spacing w:val="-1"/>
        </w:rPr>
        <w:t>Cloud</w:t>
      </w:r>
      <w:r>
        <w:rPr>
          <w:spacing w:val="41"/>
        </w:rPr>
        <w:t xml:space="preserve"> </w:t>
      </w:r>
      <w:r>
        <w:t>Using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3"/>
        </w:rPr>
        <w:t>Ve</w:t>
      </w:r>
      <w:r>
        <w:rPr>
          <w:spacing w:val="-4"/>
        </w:rPr>
        <w:t>l</w:t>
      </w:r>
      <w:r>
        <w:rPr>
          <w:spacing w:val="-3"/>
        </w:rPr>
        <w:t>oc</w:t>
      </w:r>
      <w:r>
        <w:rPr>
          <w:spacing w:val="-4"/>
        </w:rPr>
        <w:t>i</w:t>
      </w:r>
      <w:r>
        <w:rPr>
          <w:spacing w:val="-3"/>
        </w:rPr>
        <w:t>ty</w:t>
      </w:r>
      <w:r>
        <w:rPr>
          <w:spacing w:val="42"/>
        </w:rPr>
        <w:t xml:space="preserve"> </w:t>
      </w:r>
      <w:proofErr w:type="spellStart"/>
      <w:r>
        <w:t>Di</w:t>
      </w:r>
      <w:r>
        <w:rPr>
          <w:rFonts w:ascii="Apple Symbols" w:eastAsia="Apple Symbols" w:hAnsi="Apple Symbols" w:cs="Apple Symbols"/>
        </w:rPr>
        <w:t>↵</w:t>
      </w:r>
      <w:r>
        <w:t>erence</w:t>
      </w:r>
      <w:proofErr w:type="spellEnd"/>
      <w:r>
        <w:rPr>
          <w:spacing w:val="41"/>
        </w:rPr>
        <w:t xml:space="preserve"> </w:t>
      </w:r>
      <w:r>
        <w:rPr>
          <w:spacing w:val="-3"/>
        </w:rPr>
        <w:t>Techn</w:t>
      </w:r>
      <w:r>
        <w:rPr>
          <w:spacing w:val="-4"/>
        </w:rPr>
        <w:t>i</w:t>
      </w:r>
      <w:r>
        <w:rPr>
          <w:spacing w:val="-3"/>
        </w:rPr>
        <w:t>que.</w:t>
      </w:r>
      <w:r>
        <w:rPr>
          <w:spacing w:val="17"/>
        </w:rPr>
        <w:t xml:space="preserve"> </w:t>
      </w:r>
      <w:proofErr w:type="gramStart"/>
      <w:r>
        <w:rPr>
          <w:u w:val="single" w:color="000000"/>
        </w:rPr>
        <w:t>Solar</w:t>
      </w:r>
      <w:r>
        <w:rPr>
          <w:w w:val="113"/>
        </w:rPr>
        <w:t xml:space="preserve"> </w:t>
      </w:r>
      <w:r>
        <w:rPr>
          <w:w w:val="121"/>
        </w:rPr>
        <w:t xml:space="preserve"> </w:t>
      </w:r>
      <w:r>
        <w:rPr>
          <w:spacing w:val="-1"/>
          <w:u w:val="single" w:color="000000"/>
        </w:rPr>
        <w:t>Physics</w:t>
      </w:r>
      <w:proofErr w:type="gramEnd"/>
      <w:r>
        <w:rPr>
          <w:spacing w:val="-1"/>
        </w:rPr>
        <w:t>,</w:t>
      </w:r>
      <w:r>
        <w:t xml:space="preserve"> </w:t>
      </w:r>
      <w:r>
        <w:rPr>
          <w:spacing w:val="14"/>
        </w:rPr>
        <w:t xml:space="preserve"> </w:t>
      </w:r>
      <w:r>
        <w:t>268(1):213–230.</w:t>
      </w:r>
    </w:p>
    <w:p w14:paraId="1C39F9AC" w14:textId="77777777" w:rsidR="00FB4955" w:rsidRDefault="00E6617D">
      <w:pPr>
        <w:pStyle w:val="BodyText"/>
        <w:spacing w:before="171" w:line="257" w:lineRule="auto"/>
        <w:ind w:right="118"/>
        <w:jc w:val="right"/>
      </w:pPr>
      <w:bookmarkStart w:id="131" w:name="_bookmark30"/>
      <w:bookmarkEnd w:id="131"/>
      <w:proofErr w:type="spellStart"/>
      <w:r>
        <w:rPr>
          <w:w w:val="105"/>
        </w:rPr>
        <w:t>Harra</w:t>
      </w:r>
      <w:proofErr w:type="spellEnd"/>
      <w:r>
        <w:rPr>
          <w:w w:val="105"/>
        </w:rPr>
        <w:t>,</w:t>
      </w:r>
      <w:r>
        <w:rPr>
          <w:spacing w:val="54"/>
          <w:w w:val="105"/>
        </w:rPr>
        <w:t xml:space="preserve"> </w:t>
      </w:r>
      <w:r>
        <w:rPr>
          <w:w w:val="105"/>
        </w:rPr>
        <w:t>L.</w:t>
      </w:r>
      <w:r>
        <w:rPr>
          <w:spacing w:val="48"/>
          <w:w w:val="105"/>
        </w:rPr>
        <w:t xml:space="preserve"> </w:t>
      </w:r>
      <w:r>
        <w:rPr>
          <w:w w:val="105"/>
        </w:rPr>
        <w:t>K.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8"/>
          <w:w w:val="105"/>
        </w:rPr>
        <w:t xml:space="preserve"> </w:t>
      </w:r>
      <w:r>
        <w:rPr>
          <w:w w:val="105"/>
        </w:rPr>
        <w:t>Sterling,</w:t>
      </w:r>
      <w:r>
        <w:rPr>
          <w:spacing w:val="55"/>
          <w:w w:val="105"/>
        </w:rPr>
        <w:t xml:space="preserve"> </w:t>
      </w:r>
      <w:r>
        <w:rPr>
          <w:w w:val="105"/>
        </w:rPr>
        <w:t>A.</w:t>
      </w:r>
      <w:r>
        <w:rPr>
          <w:spacing w:val="47"/>
          <w:w w:val="105"/>
        </w:rPr>
        <w:t xml:space="preserve"> </w:t>
      </w:r>
      <w:r>
        <w:rPr>
          <w:w w:val="105"/>
        </w:rPr>
        <w:t>C.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(2001).  </w:t>
      </w:r>
      <w:r>
        <w:rPr>
          <w:spacing w:val="13"/>
          <w:w w:val="105"/>
        </w:rPr>
        <w:t xml:space="preserve"> </w:t>
      </w:r>
      <w:r>
        <w:rPr>
          <w:w w:val="105"/>
        </w:rPr>
        <w:t>Material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flows</w:t>
      </w:r>
      <w:r>
        <w:rPr>
          <w:spacing w:val="47"/>
          <w:w w:val="105"/>
        </w:rPr>
        <w:t xml:space="preserve"> </w:t>
      </w:r>
      <w:r>
        <w:rPr>
          <w:w w:val="105"/>
        </w:rPr>
        <w:t>from</w:t>
      </w:r>
      <w:r>
        <w:rPr>
          <w:spacing w:val="48"/>
          <w:w w:val="105"/>
        </w:rPr>
        <w:t xml:space="preserve"> </w:t>
      </w:r>
      <w:r>
        <w:rPr>
          <w:w w:val="105"/>
        </w:rPr>
        <w:t>Coronal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Int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si</w:t>
      </w:r>
      <w:r>
        <w:rPr>
          <w:spacing w:val="-2"/>
          <w:w w:val="105"/>
        </w:rPr>
        <w:t>ty</w:t>
      </w:r>
      <w:r>
        <w:rPr>
          <w:spacing w:val="48"/>
          <w:w w:val="105"/>
        </w:rPr>
        <w:t xml:space="preserve"> </w:t>
      </w:r>
      <w:r>
        <w:rPr>
          <w:w w:val="105"/>
        </w:rPr>
        <w:t>”Dimming</w:t>
      </w:r>
      <w:r>
        <w:rPr>
          <w:spacing w:val="27"/>
          <w:w w:val="99"/>
        </w:rPr>
        <w:t xml:space="preserve"> </w:t>
      </w:r>
      <w:r>
        <w:rPr>
          <w:w w:val="105"/>
        </w:rPr>
        <w:t>Regions”</w:t>
      </w:r>
      <w:r>
        <w:rPr>
          <w:spacing w:val="9"/>
          <w:w w:val="105"/>
        </w:rPr>
        <w:t xml:space="preserve"> </w:t>
      </w:r>
      <w:r>
        <w:rPr>
          <w:w w:val="105"/>
        </w:rPr>
        <w:t>During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Coronal</w:t>
      </w:r>
      <w:r>
        <w:rPr>
          <w:spacing w:val="9"/>
          <w:w w:val="105"/>
        </w:rPr>
        <w:t xml:space="preserve"> </w:t>
      </w:r>
      <w:r>
        <w:rPr>
          <w:w w:val="105"/>
        </w:rPr>
        <w:t>Mass</w:t>
      </w:r>
      <w:r>
        <w:rPr>
          <w:spacing w:val="9"/>
          <w:w w:val="105"/>
        </w:rPr>
        <w:t xml:space="preserve"> </w:t>
      </w:r>
      <w:r>
        <w:rPr>
          <w:w w:val="105"/>
        </w:rPr>
        <w:t>Ejection</w:t>
      </w:r>
      <w:r>
        <w:rPr>
          <w:spacing w:val="9"/>
          <w:w w:val="105"/>
        </w:rPr>
        <w:t xml:space="preserve"> </w:t>
      </w:r>
      <w:r>
        <w:rPr>
          <w:w w:val="105"/>
        </w:rPr>
        <w:t>Onset.</w:t>
      </w:r>
      <w:r>
        <w:rPr>
          <w:spacing w:val="29"/>
          <w:w w:val="105"/>
        </w:rPr>
        <w:t xml:space="preserve"> </w:t>
      </w:r>
      <w:proofErr w:type="gramStart"/>
      <w:r>
        <w:rPr>
          <w:w w:val="105"/>
          <w:u w:val="single" w:color="000000"/>
        </w:rPr>
        <w:t>The</w:t>
      </w:r>
      <w:r>
        <w:rPr>
          <w:spacing w:val="9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10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spacing w:val="10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Letters</w:t>
      </w:r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561:215–218.</w:t>
      </w:r>
      <w:proofErr w:type="gramEnd"/>
    </w:p>
    <w:p w14:paraId="772BF94C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bookmarkStart w:id="132" w:name="_bookmark31"/>
      <w:bookmarkEnd w:id="132"/>
      <w:r>
        <w:rPr>
          <w:w w:val="105"/>
        </w:rPr>
        <w:t>Harrison,</w:t>
      </w:r>
      <w:r>
        <w:rPr>
          <w:spacing w:val="47"/>
          <w:w w:val="105"/>
        </w:rPr>
        <w:t xml:space="preserve"> </w:t>
      </w:r>
      <w:r>
        <w:rPr>
          <w:w w:val="105"/>
        </w:rPr>
        <w:t>R.</w:t>
      </w:r>
      <w:r>
        <w:rPr>
          <w:spacing w:val="41"/>
          <w:w w:val="105"/>
        </w:rPr>
        <w:t xml:space="preserve"> </w:t>
      </w:r>
      <w:r>
        <w:rPr>
          <w:w w:val="105"/>
        </w:rPr>
        <w:t>A.,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Bryan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spacing w:val="-6"/>
          <w:w w:val="105"/>
        </w:rPr>
        <w:t>P.,</w:t>
      </w:r>
      <w:r>
        <w:rPr>
          <w:spacing w:val="47"/>
          <w:w w:val="105"/>
        </w:rPr>
        <w:t xml:space="preserve"> </w:t>
      </w:r>
      <w:proofErr w:type="spellStart"/>
      <w:r>
        <w:rPr>
          <w:w w:val="105"/>
        </w:rPr>
        <w:t>Simnett</w:t>
      </w:r>
      <w:proofErr w:type="spellEnd"/>
      <w:r>
        <w:rPr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w w:val="105"/>
        </w:rPr>
        <w:t>G.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1"/>
          <w:w w:val="105"/>
        </w:rPr>
        <w:t>.,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Ly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w w:val="105"/>
        </w:rPr>
        <w:t>M.</w:t>
      </w:r>
      <w:r>
        <w:rPr>
          <w:spacing w:val="42"/>
          <w:w w:val="105"/>
        </w:rPr>
        <w:t xml:space="preserve"> </w:t>
      </w:r>
      <w:r>
        <w:rPr>
          <w:w w:val="105"/>
        </w:rPr>
        <w:t>(2003).</w:t>
      </w:r>
      <w:r>
        <w:rPr>
          <w:spacing w:val="52"/>
          <w:w w:val="105"/>
        </w:rPr>
        <w:t xml:space="preserve"> </w:t>
      </w:r>
      <w:proofErr w:type="gramStart"/>
      <w:r>
        <w:rPr>
          <w:w w:val="105"/>
        </w:rPr>
        <w:t>Coronal</w:t>
      </w:r>
      <w:r>
        <w:rPr>
          <w:spacing w:val="42"/>
          <w:w w:val="105"/>
        </w:rPr>
        <w:t xml:space="preserve"> </w:t>
      </w:r>
      <w:r>
        <w:rPr>
          <w:w w:val="105"/>
        </w:rPr>
        <w:t>dimming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99"/>
        </w:rPr>
        <w:t xml:space="preserve"> </w:t>
      </w:r>
      <w:r>
        <w:rPr>
          <w:w w:val="105"/>
        </w:rPr>
        <w:t>coronal</w:t>
      </w:r>
      <w:r>
        <w:rPr>
          <w:spacing w:val="5"/>
          <w:w w:val="105"/>
        </w:rPr>
        <w:t xml:space="preserve"> </w:t>
      </w:r>
      <w:r>
        <w:rPr>
          <w:w w:val="105"/>
        </w:rPr>
        <w:t>mass</w:t>
      </w:r>
      <w:r>
        <w:rPr>
          <w:spacing w:val="5"/>
          <w:w w:val="105"/>
        </w:rPr>
        <w:t xml:space="preserve"> </w:t>
      </w:r>
      <w:r>
        <w:rPr>
          <w:w w:val="105"/>
        </w:rPr>
        <w:t>ejection</w:t>
      </w:r>
      <w:r>
        <w:rPr>
          <w:spacing w:val="5"/>
          <w:w w:val="105"/>
        </w:rPr>
        <w:t xml:space="preserve"> </w:t>
      </w:r>
      <w:r>
        <w:rPr>
          <w:w w:val="105"/>
        </w:rPr>
        <w:t>onset.</w:t>
      </w:r>
      <w:proofErr w:type="gramEnd"/>
      <w:r>
        <w:rPr>
          <w:spacing w:val="26"/>
          <w:w w:val="105"/>
        </w:rPr>
        <w:t xml:space="preserve"> </w:t>
      </w:r>
      <w:proofErr w:type="gramStart"/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tronomy</w:t>
      </w:r>
      <w:r>
        <w:rPr>
          <w:spacing w:val="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&amp;</w:t>
      </w:r>
      <w:r>
        <w:rPr>
          <w:spacing w:val="6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400:1071–1083.</w:t>
      </w:r>
      <w:proofErr w:type="gramEnd"/>
    </w:p>
    <w:p w14:paraId="6D07D331" w14:textId="77777777" w:rsidR="00FB4955" w:rsidRDefault="00E6617D">
      <w:pPr>
        <w:pStyle w:val="BodyText"/>
        <w:spacing w:before="168" w:line="257" w:lineRule="auto"/>
        <w:ind w:left="318" w:right="118" w:hanging="219"/>
        <w:jc w:val="both"/>
      </w:pPr>
      <w:bookmarkStart w:id="133" w:name="_bookmark32"/>
      <w:bookmarkEnd w:id="133"/>
      <w:r>
        <w:rPr>
          <w:w w:val="105"/>
        </w:rPr>
        <w:t>Harrison,</w:t>
      </w:r>
      <w:r>
        <w:rPr>
          <w:spacing w:val="19"/>
          <w:w w:val="105"/>
        </w:rPr>
        <w:t xml:space="preserve"> </w:t>
      </w:r>
      <w:r>
        <w:rPr>
          <w:w w:val="105"/>
        </w:rPr>
        <w:t>R.</w:t>
      </w:r>
      <w:r>
        <w:rPr>
          <w:spacing w:val="18"/>
          <w:w w:val="105"/>
        </w:rPr>
        <w:t xml:space="preserve"> </w:t>
      </w:r>
      <w:r>
        <w:rPr>
          <w:w w:val="105"/>
        </w:rPr>
        <w:t>A.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Ly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M.</w:t>
      </w:r>
      <w:r>
        <w:rPr>
          <w:spacing w:val="18"/>
          <w:w w:val="105"/>
        </w:rPr>
        <w:t xml:space="preserve"> </w:t>
      </w:r>
      <w:r>
        <w:rPr>
          <w:w w:val="105"/>
        </w:rPr>
        <w:t>(2000).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spectroscopic</w:t>
      </w:r>
      <w:r>
        <w:rPr>
          <w:spacing w:val="18"/>
          <w:w w:val="105"/>
        </w:rPr>
        <w:t xml:space="preserve"> </w:t>
      </w:r>
      <w:r>
        <w:rPr>
          <w:w w:val="105"/>
        </w:rPr>
        <w:t>study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coronal</w:t>
      </w:r>
      <w:r>
        <w:rPr>
          <w:spacing w:val="18"/>
          <w:w w:val="105"/>
        </w:rPr>
        <w:t xml:space="preserve"> </w:t>
      </w:r>
      <w:r>
        <w:rPr>
          <w:w w:val="105"/>
        </w:rPr>
        <w:t>dimming</w:t>
      </w:r>
      <w:r>
        <w:rPr>
          <w:spacing w:val="18"/>
          <w:w w:val="105"/>
        </w:rPr>
        <w:t xml:space="preserve"> </w:t>
      </w:r>
      <w:r>
        <w:rPr>
          <w:w w:val="105"/>
        </w:rPr>
        <w:t>associated</w:t>
      </w:r>
      <w:r>
        <w:rPr>
          <w:spacing w:val="18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10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coronal</w:t>
      </w:r>
      <w:r>
        <w:rPr>
          <w:spacing w:val="5"/>
          <w:w w:val="105"/>
        </w:rPr>
        <w:t xml:space="preserve"> </w:t>
      </w:r>
      <w:r>
        <w:rPr>
          <w:w w:val="105"/>
        </w:rPr>
        <w:t>mass</w:t>
      </w:r>
      <w:r>
        <w:rPr>
          <w:spacing w:val="4"/>
          <w:w w:val="105"/>
        </w:rPr>
        <w:t xml:space="preserve"> </w:t>
      </w:r>
      <w:r>
        <w:rPr>
          <w:w w:val="105"/>
        </w:rPr>
        <w:t>ejection.</w:t>
      </w:r>
      <w:r>
        <w:rPr>
          <w:spacing w:val="25"/>
          <w:w w:val="105"/>
        </w:rPr>
        <w:t xml:space="preserve"> </w:t>
      </w:r>
      <w:proofErr w:type="gramStart"/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tronomy</w:t>
      </w:r>
      <w:r>
        <w:rPr>
          <w:spacing w:val="4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&amp;</w:t>
      </w:r>
      <w:r>
        <w:rPr>
          <w:spacing w:val="5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1108:1097–1108.</w:t>
      </w:r>
      <w:proofErr w:type="gramEnd"/>
    </w:p>
    <w:p w14:paraId="603DDEEF" w14:textId="77777777" w:rsidR="00FB4955" w:rsidRDefault="00FB4955">
      <w:pPr>
        <w:spacing w:line="257" w:lineRule="auto"/>
        <w:jc w:val="both"/>
        <w:sectPr w:rsidR="00FB4955">
          <w:headerReference w:type="even" r:id="rId24"/>
          <w:pgSz w:w="12240" w:h="15840"/>
          <w:pgMar w:top="1500" w:right="1320" w:bottom="280" w:left="1340" w:header="0" w:footer="0" w:gutter="0"/>
          <w:cols w:space="720"/>
        </w:sectPr>
      </w:pPr>
    </w:p>
    <w:p w14:paraId="409E5276" w14:textId="77777777" w:rsidR="00FB4955" w:rsidRDefault="00FB4955">
      <w:pPr>
        <w:spacing w:before="5"/>
        <w:rPr>
          <w:rFonts w:ascii="Times New Roman" w:eastAsia="Times New Roman" w:hAnsi="Times New Roman" w:cs="Times New Roman"/>
        </w:rPr>
      </w:pPr>
    </w:p>
    <w:p w14:paraId="14CE5854" w14:textId="77777777" w:rsidR="00FB4955" w:rsidRDefault="00E6617D">
      <w:pPr>
        <w:pStyle w:val="BodyText"/>
        <w:spacing w:before="58" w:line="257" w:lineRule="auto"/>
        <w:ind w:left="318" w:right="118" w:hanging="219"/>
        <w:jc w:val="both"/>
      </w:pPr>
      <w:r>
        <w:rPr>
          <w:w w:val="105"/>
        </w:rPr>
        <w:t>Hudson,</w:t>
      </w:r>
      <w:r>
        <w:rPr>
          <w:spacing w:val="6"/>
          <w:w w:val="105"/>
        </w:rPr>
        <w:t xml:space="preserve"> </w:t>
      </w:r>
      <w:r>
        <w:rPr>
          <w:w w:val="105"/>
        </w:rPr>
        <w:t>H.</w:t>
      </w:r>
      <w:r>
        <w:rPr>
          <w:spacing w:val="55"/>
          <w:w w:val="105"/>
        </w:rPr>
        <w:t xml:space="preserve"> </w:t>
      </w:r>
      <w:r>
        <w:rPr>
          <w:w w:val="105"/>
        </w:rPr>
        <w:t>S.,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>oo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T.</w:t>
      </w:r>
      <w:r>
        <w:rPr>
          <w:spacing w:val="55"/>
          <w:w w:val="105"/>
        </w:rPr>
        <w:t xml:space="preserve"> </w:t>
      </w:r>
      <w:r>
        <w:rPr>
          <w:w w:val="105"/>
        </w:rPr>
        <w:t>N.,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Chamb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n,</w:t>
      </w:r>
      <w:r>
        <w:rPr>
          <w:spacing w:val="7"/>
          <w:w w:val="105"/>
        </w:rPr>
        <w:t xml:space="preserve"> </w:t>
      </w:r>
      <w:r>
        <w:rPr>
          <w:spacing w:val="-9"/>
          <w:w w:val="105"/>
        </w:rPr>
        <w:t>P</w:t>
      </w:r>
      <w:r>
        <w:rPr>
          <w:spacing w:val="-10"/>
          <w:w w:val="105"/>
        </w:rPr>
        <w:t>.</w:t>
      </w:r>
      <w:r>
        <w:rPr>
          <w:spacing w:val="55"/>
          <w:w w:val="105"/>
        </w:rPr>
        <w:t xml:space="preserve"> </w:t>
      </w:r>
      <w:r>
        <w:rPr>
          <w:w w:val="105"/>
        </w:rPr>
        <w:t>C.,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F</w:t>
      </w:r>
      <w:r>
        <w:rPr>
          <w:spacing w:val="-2"/>
          <w:w w:val="105"/>
        </w:rPr>
        <w:t>le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r,</w:t>
      </w:r>
      <w:r>
        <w:rPr>
          <w:spacing w:val="7"/>
          <w:w w:val="105"/>
        </w:rPr>
        <w:t xml:space="preserve"> </w:t>
      </w:r>
      <w:r>
        <w:rPr>
          <w:w w:val="105"/>
        </w:rPr>
        <w:t>L.,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Zanna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G.</w:t>
      </w:r>
      <w:r>
        <w:rPr>
          <w:spacing w:val="55"/>
          <w:w w:val="105"/>
        </w:rPr>
        <w:t xml:space="preserve"> </w:t>
      </w:r>
      <w:r>
        <w:rPr>
          <w:w w:val="105"/>
        </w:rPr>
        <w:t>D.,</w:t>
      </w:r>
      <w:r>
        <w:rPr>
          <w:spacing w:val="7"/>
          <w:w w:val="105"/>
        </w:rPr>
        <w:t xml:space="preserve"> </w:t>
      </w:r>
      <w:proofErr w:type="spellStart"/>
      <w:r>
        <w:rPr>
          <w:spacing w:val="-5"/>
          <w:w w:val="105"/>
        </w:rPr>
        <w:t>Di</w:t>
      </w:r>
      <w:r>
        <w:rPr>
          <w:spacing w:val="-4"/>
          <w:w w:val="105"/>
        </w:rPr>
        <w:t>d</w:t>
      </w:r>
      <w:r>
        <w:rPr>
          <w:spacing w:val="-5"/>
          <w:w w:val="105"/>
        </w:rPr>
        <w:t>kovsky</w:t>
      </w:r>
      <w:proofErr w:type="spellEnd"/>
      <w:r>
        <w:rPr>
          <w:spacing w:val="-4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L.,</w:t>
      </w:r>
      <w:r>
        <w:rPr>
          <w:spacing w:val="53"/>
          <w:w w:val="109"/>
        </w:rPr>
        <w:t xml:space="preserve"> </w:t>
      </w:r>
      <w:proofErr w:type="spellStart"/>
      <w:r>
        <w:rPr>
          <w:w w:val="105"/>
        </w:rPr>
        <w:t>Labrosse</w:t>
      </w:r>
      <w:proofErr w:type="spellEnd"/>
      <w:r>
        <w:rPr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N.,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Graham,</w:t>
      </w:r>
      <w:r>
        <w:rPr>
          <w:spacing w:val="46"/>
          <w:w w:val="105"/>
        </w:rPr>
        <w:t xml:space="preserve"> </w:t>
      </w:r>
      <w:r>
        <w:rPr>
          <w:w w:val="105"/>
        </w:rPr>
        <w:t>D.</w:t>
      </w:r>
      <w:r>
        <w:rPr>
          <w:spacing w:val="42"/>
          <w:w w:val="105"/>
        </w:rPr>
        <w:t xml:space="preserve"> </w:t>
      </w:r>
      <w:r>
        <w:rPr>
          <w:w w:val="105"/>
        </w:rPr>
        <w:t>(2011).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EVE</w:t>
      </w:r>
      <w:r>
        <w:rPr>
          <w:spacing w:val="41"/>
          <w:w w:val="105"/>
        </w:rPr>
        <w:t xml:space="preserve"> </w:t>
      </w:r>
      <w:r>
        <w:rPr>
          <w:w w:val="105"/>
        </w:rPr>
        <w:t>Doppler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v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ty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Flare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</w:t>
      </w:r>
      <w:r>
        <w:rPr>
          <w:w w:val="109"/>
        </w:rPr>
        <w:t xml:space="preserve"> </w:t>
      </w:r>
      <w:r>
        <w:rPr>
          <w:w w:val="98"/>
        </w:rPr>
        <w:t xml:space="preserve"> </w:t>
      </w:r>
      <w:proofErr w:type="gramStart"/>
      <w:r>
        <w:rPr>
          <w:w w:val="105"/>
          <w:u w:val="single" w:color="000000"/>
        </w:rPr>
        <w:t>Solar</w:t>
      </w:r>
      <w:r>
        <w:rPr>
          <w:spacing w:val="-9"/>
          <w:w w:val="105"/>
          <w:u w:val="single" w:color="000000"/>
        </w:rPr>
        <w:t xml:space="preserve"> </w:t>
      </w:r>
      <w:r>
        <w:rPr>
          <w:spacing w:val="-1"/>
          <w:w w:val="105"/>
          <w:u w:val="single" w:color="000000"/>
        </w:rPr>
        <w:t>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273:69–80.</w:t>
      </w:r>
      <w:proofErr w:type="gramEnd"/>
    </w:p>
    <w:p w14:paraId="4B1F51BA" w14:textId="77777777" w:rsidR="00FB4955" w:rsidRDefault="00E6617D">
      <w:pPr>
        <w:pStyle w:val="BodyText"/>
        <w:spacing w:before="179" w:line="257" w:lineRule="auto"/>
        <w:ind w:left="318" w:right="118" w:hanging="219"/>
        <w:jc w:val="both"/>
      </w:pPr>
      <w:proofErr w:type="spellStart"/>
      <w:r>
        <w:rPr>
          <w:w w:val="105"/>
        </w:rPr>
        <w:t>Hyder</w:t>
      </w:r>
      <w:proofErr w:type="spellEnd"/>
      <w:r>
        <w:rPr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w w:val="105"/>
        </w:rPr>
        <w:t>C.</w:t>
      </w:r>
      <w:r>
        <w:rPr>
          <w:spacing w:val="39"/>
          <w:w w:val="105"/>
        </w:rPr>
        <w:t xml:space="preserve"> </w:t>
      </w:r>
      <w:r>
        <w:rPr>
          <w:w w:val="105"/>
        </w:rPr>
        <w:t>L.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Lites</w:t>
      </w:r>
      <w:proofErr w:type="spellEnd"/>
      <w:r>
        <w:rPr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B.</w:t>
      </w:r>
      <w:r>
        <w:rPr>
          <w:spacing w:val="38"/>
          <w:w w:val="105"/>
        </w:rPr>
        <w:t xml:space="preserve"> </w:t>
      </w:r>
      <w:r>
        <w:rPr>
          <w:w w:val="105"/>
        </w:rPr>
        <w:t>W.</w:t>
      </w:r>
      <w:r>
        <w:rPr>
          <w:spacing w:val="39"/>
          <w:w w:val="105"/>
        </w:rPr>
        <w:t xml:space="preserve"> </w:t>
      </w:r>
      <w:r>
        <w:rPr>
          <w:w w:val="105"/>
        </w:rPr>
        <w:t>(1970).</w:t>
      </w:r>
      <w:r>
        <w:rPr>
          <w:spacing w:val="44"/>
          <w:w w:val="105"/>
        </w:rPr>
        <w:t xml:space="preserve"> </w:t>
      </w:r>
      <w:proofErr w:type="gramStart"/>
      <w:r>
        <w:rPr>
          <w:w w:val="105"/>
        </w:rPr>
        <w:t>H-alpha</w:t>
      </w:r>
      <w:r>
        <w:rPr>
          <w:spacing w:val="39"/>
          <w:w w:val="105"/>
        </w:rPr>
        <w:t xml:space="preserve"> </w:t>
      </w:r>
      <w:r>
        <w:rPr>
          <w:w w:val="105"/>
        </w:rPr>
        <w:t>Doppler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ght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w w:val="105"/>
        </w:rPr>
        <w:t>Lyman-alpha</w:t>
      </w:r>
      <w:r>
        <w:rPr>
          <w:spacing w:val="38"/>
          <w:w w:val="105"/>
        </w:rPr>
        <w:t xml:space="preserve"> </w:t>
      </w:r>
      <w:r>
        <w:rPr>
          <w:w w:val="105"/>
        </w:rPr>
        <w:t>Doppler</w:t>
      </w:r>
      <w:r>
        <w:rPr>
          <w:spacing w:val="25"/>
          <w:w w:val="116"/>
        </w:rPr>
        <w:t xml:space="preserve"> </w:t>
      </w:r>
      <w:r>
        <w:rPr>
          <w:w w:val="105"/>
        </w:rPr>
        <w:t>Dimming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3"/>
          <w:w w:val="105"/>
        </w:rPr>
        <w:t>Mo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w w:val="105"/>
        </w:rPr>
        <w:t>H-alpha</w:t>
      </w:r>
      <w:r>
        <w:rPr>
          <w:spacing w:val="7"/>
          <w:w w:val="105"/>
        </w:rPr>
        <w:t xml:space="preserve"> </w:t>
      </w:r>
      <w:r>
        <w:rPr>
          <w:w w:val="105"/>
        </w:rPr>
        <w:t>Prominences.</w:t>
      </w:r>
      <w:proofErr w:type="gramEnd"/>
      <w:r>
        <w:rPr>
          <w:spacing w:val="28"/>
          <w:w w:val="105"/>
        </w:rPr>
        <w:t xml:space="preserve"> </w:t>
      </w:r>
      <w:r>
        <w:rPr>
          <w:w w:val="105"/>
          <w:u w:val="single" w:color="000000"/>
        </w:rPr>
        <w:t>Solar</w:t>
      </w:r>
      <w:r>
        <w:rPr>
          <w:spacing w:val="7"/>
          <w:w w:val="105"/>
          <w:u w:val="single" w:color="000000"/>
        </w:rPr>
        <w:t xml:space="preserve"> </w:t>
      </w:r>
      <w:r>
        <w:rPr>
          <w:spacing w:val="-1"/>
          <w:w w:val="105"/>
          <w:u w:val="single" w:color="000000"/>
        </w:rPr>
        <w:t>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14(1)</w:t>
      </w:r>
      <w:proofErr w:type="gramStart"/>
      <w:r>
        <w:rPr>
          <w:w w:val="105"/>
        </w:rPr>
        <w:t>:147</w:t>
      </w:r>
      <w:proofErr w:type="gramEnd"/>
      <w:r>
        <w:rPr>
          <w:w w:val="105"/>
        </w:rPr>
        <w:t>–156.</w:t>
      </w:r>
    </w:p>
    <w:p w14:paraId="0B8F23CA" w14:textId="77777777" w:rsidR="00FB4955" w:rsidRDefault="00E6617D">
      <w:pPr>
        <w:pStyle w:val="BodyText"/>
        <w:spacing w:before="179"/>
      </w:pPr>
      <w:proofErr w:type="spellStart"/>
      <w:r>
        <w:rPr>
          <w:w w:val="105"/>
        </w:rPr>
        <w:t>Imada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S.,</w:t>
      </w:r>
      <w:r>
        <w:rPr>
          <w:spacing w:val="18"/>
          <w:w w:val="105"/>
        </w:rPr>
        <w:t xml:space="preserve"> </w:t>
      </w:r>
      <w:r>
        <w:rPr>
          <w:w w:val="105"/>
        </w:rPr>
        <w:t>Hara,</w:t>
      </w:r>
      <w:r>
        <w:rPr>
          <w:spacing w:val="19"/>
          <w:w w:val="105"/>
        </w:rPr>
        <w:t xml:space="preserve"> </w:t>
      </w:r>
      <w:r>
        <w:rPr>
          <w:w w:val="105"/>
        </w:rPr>
        <w:t>H.,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Watanab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T.,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Kamio</w:t>
      </w:r>
      <w:proofErr w:type="spellEnd"/>
      <w:r>
        <w:rPr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.,</w:t>
      </w:r>
      <w:r>
        <w:rPr>
          <w:spacing w:val="18"/>
          <w:w w:val="105"/>
        </w:rPr>
        <w:t xml:space="preserve"> </w:t>
      </w:r>
      <w:proofErr w:type="spellStart"/>
      <w:r>
        <w:rPr>
          <w:w w:val="105"/>
        </w:rPr>
        <w:t>Asai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A.,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Matsuzaki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K.,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Harra</w:t>
      </w:r>
      <w:proofErr w:type="spellEnd"/>
      <w:r>
        <w:rPr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L.</w:t>
      </w:r>
      <w:r>
        <w:rPr>
          <w:spacing w:val="16"/>
          <w:w w:val="105"/>
        </w:rPr>
        <w:t xml:space="preserve"> </w:t>
      </w:r>
      <w:r>
        <w:rPr>
          <w:w w:val="105"/>
        </w:rPr>
        <w:t>K.,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proofErr w:type="spellStart"/>
      <w:r>
        <w:rPr>
          <w:spacing w:val="-3"/>
          <w:w w:val="105"/>
        </w:rPr>
        <w:t>M</w:t>
      </w:r>
      <w:r>
        <w:rPr>
          <w:spacing w:val="-2"/>
          <w:w w:val="105"/>
        </w:rPr>
        <w:t>ar</w:t>
      </w:r>
      <w:r>
        <w:rPr>
          <w:spacing w:val="-3"/>
          <w:w w:val="105"/>
        </w:rPr>
        <w:t>is</w:t>
      </w:r>
      <w:r>
        <w:rPr>
          <w:spacing w:val="-2"/>
          <w:w w:val="105"/>
        </w:rPr>
        <w:t>ka</w:t>
      </w:r>
      <w:proofErr w:type="spellEnd"/>
      <w:r>
        <w:rPr>
          <w:spacing w:val="-2"/>
          <w:w w:val="105"/>
        </w:rPr>
        <w:t>,</w:t>
      </w:r>
    </w:p>
    <w:p w14:paraId="0D5CC059" w14:textId="77777777" w:rsidR="00FB4955" w:rsidRDefault="00E6617D">
      <w:pPr>
        <w:pStyle w:val="BodyText"/>
        <w:spacing w:before="18" w:line="257" w:lineRule="auto"/>
        <w:ind w:left="318" w:right="117"/>
        <w:jc w:val="both"/>
      </w:pPr>
      <w:r>
        <w:rPr>
          <w:w w:val="110"/>
        </w:rPr>
        <w:t>J.</w:t>
      </w:r>
      <w:r>
        <w:rPr>
          <w:spacing w:val="-29"/>
          <w:w w:val="110"/>
        </w:rPr>
        <w:t xml:space="preserve"> </w:t>
      </w:r>
      <w:r>
        <w:rPr>
          <w:w w:val="110"/>
        </w:rPr>
        <w:t>T.</w:t>
      </w:r>
      <w:r>
        <w:rPr>
          <w:spacing w:val="-28"/>
          <w:w w:val="110"/>
        </w:rPr>
        <w:t xml:space="preserve"> </w:t>
      </w:r>
      <w:r>
        <w:rPr>
          <w:w w:val="110"/>
        </w:rPr>
        <w:t>(2007).</w:t>
      </w:r>
      <w:r>
        <w:rPr>
          <w:spacing w:val="-21"/>
          <w:w w:val="110"/>
        </w:rPr>
        <w:t xml:space="preserve"> </w:t>
      </w:r>
      <w:proofErr w:type="gramStart"/>
      <w:r>
        <w:rPr>
          <w:spacing w:val="-3"/>
          <w:w w:val="110"/>
        </w:rPr>
        <w:t>Discove</w:t>
      </w:r>
      <w:r>
        <w:rPr>
          <w:spacing w:val="-2"/>
          <w:w w:val="110"/>
        </w:rPr>
        <w:t>r</w:t>
      </w:r>
      <w:r>
        <w:rPr>
          <w:spacing w:val="-3"/>
          <w:w w:val="110"/>
        </w:rPr>
        <w:t>y</w:t>
      </w:r>
      <w:r>
        <w:rPr>
          <w:spacing w:val="-28"/>
          <w:w w:val="110"/>
        </w:rPr>
        <w:t xml:space="preserve"> </w:t>
      </w:r>
      <w:r>
        <w:rPr>
          <w:w w:val="110"/>
        </w:rPr>
        <w:t>of</w:t>
      </w:r>
      <w:r>
        <w:rPr>
          <w:spacing w:val="-28"/>
          <w:w w:val="110"/>
        </w:rPr>
        <w:t xml:space="preserve"> </w:t>
      </w:r>
      <w:r>
        <w:rPr>
          <w:w w:val="110"/>
        </w:rPr>
        <w:t>a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em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ratur</w:t>
      </w:r>
      <w:r>
        <w:rPr>
          <w:spacing w:val="-2"/>
          <w:w w:val="110"/>
        </w:rPr>
        <w:t>e-De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28"/>
          <w:w w:val="110"/>
        </w:rPr>
        <w:t xml:space="preserve"> </w:t>
      </w:r>
      <w:proofErr w:type="spellStart"/>
      <w:r>
        <w:rPr>
          <w:spacing w:val="-3"/>
          <w:w w:val="110"/>
        </w:rPr>
        <w:t>Upflow</w:t>
      </w:r>
      <w:proofErr w:type="spellEnd"/>
      <w:r>
        <w:rPr>
          <w:spacing w:val="-28"/>
          <w:w w:val="110"/>
        </w:rPr>
        <w:t xml:space="preserve"> </w:t>
      </w:r>
      <w:r>
        <w:rPr>
          <w:w w:val="110"/>
        </w:rPr>
        <w:t>in</w:t>
      </w:r>
      <w:r>
        <w:rPr>
          <w:spacing w:val="-28"/>
          <w:w w:val="110"/>
        </w:rPr>
        <w:t xml:space="preserve"> </w:t>
      </w:r>
      <w:r>
        <w:rPr>
          <w:w w:val="110"/>
        </w:rPr>
        <w:t>the</w:t>
      </w:r>
      <w:r>
        <w:rPr>
          <w:spacing w:val="-28"/>
          <w:w w:val="110"/>
        </w:rPr>
        <w:t xml:space="preserve"> </w:t>
      </w:r>
      <w:proofErr w:type="spellStart"/>
      <w:r>
        <w:rPr>
          <w:w w:val="110"/>
        </w:rPr>
        <w:t>Plage</w:t>
      </w:r>
      <w:proofErr w:type="spellEnd"/>
      <w:r>
        <w:rPr>
          <w:spacing w:val="-28"/>
          <w:w w:val="110"/>
        </w:rPr>
        <w:t xml:space="preserve"> </w:t>
      </w:r>
      <w:r>
        <w:rPr>
          <w:w w:val="110"/>
        </w:rPr>
        <w:t>Region</w:t>
      </w:r>
      <w:r>
        <w:rPr>
          <w:spacing w:val="-28"/>
          <w:w w:val="110"/>
        </w:rPr>
        <w:t xml:space="preserve"> </w:t>
      </w:r>
      <w:r>
        <w:rPr>
          <w:spacing w:val="-1"/>
          <w:w w:val="110"/>
        </w:rPr>
        <w:t>dur</w:t>
      </w:r>
      <w:r>
        <w:rPr>
          <w:spacing w:val="-2"/>
          <w:w w:val="110"/>
        </w:rPr>
        <w:t>i</w:t>
      </w:r>
      <w:r>
        <w:rPr>
          <w:spacing w:val="-1"/>
          <w:w w:val="110"/>
        </w:rPr>
        <w:t>n</w:t>
      </w:r>
      <w:r>
        <w:rPr>
          <w:spacing w:val="-2"/>
          <w:w w:val="110"/>
        </w:rPr>
        <w:t>g</w:t>
      </w:r>
      <w:r>
        <w:rPr>
          <w:spacing w:val="-28"/>
          <w:w w:val="110"/>
        </w:rPr>
        <w:t xml:space="preserve"> </w:t>
      </w:r>
      <w:r>
        <w:rPr>
          <w:w w:val="110"/>
        </w:rPr>
        <w:t>a</w:t>
      </w:r>
      <w:r>
        <w:rPr>
          <w:spacing w:val="-28"/>
          <w:w w:val="110"/>
        </w:rPr>
        <w:t xml:space="preserve"> </w:t>
      </w:r>
      <w:r>
        <w:rPr>
          <w:w w:val="110"/>
        </w:rPr>
        <w:t>Gradual</w:t>
      </w:r>
      <w:r>
        <w:rPr>
          <w:spacing w:val="47"/>
          <w:w w:val="106"/>
        </w:rPr>
        <w:t xml:space="preserve"> </w:t>
      </w:r>
      <w:r>
        <w:rPr>
          <w:w w:val="110"/>
        </w:rPr>
        <w:t>Phase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X-Class</w:t>
      </w:r>
      <w:r>
        <w:rPr>
          <w:spacing w:val="-3"/>
          <w:w w:val="110"/>
        </w:rPr>
        <w:t xml:space="preserve"> </w:t>
      </w:r>
      <w:r>
        <w:rPr>
          <w:w w:val="110"/>
        </w:rPr>
        <w:t>Flare.</w:t>
      </w:r>
      <w:proofErr w:type="gramEnd"/>
      <w:r>
        <w:rPr>
          <w:spacing w:val="31"/>
          <w:w w:val="110"/>
        </w:rPr>
        <w:t xml:space="preserve"> </w:t>
      </w:r>
      <w:r>
        <w:rPr>
          <w:w w:val="110"/>
          <w:u w:val="single" w:color="000000"/>
        </w:rPr>
        <w:t>Publications</w:t>
      </w:r>
      <w:r>
        <w:rPr>
          <w:spacing w:val="-3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of</w:t>
      </w:r>
      <w:r>
        <w:rPr>
          <w:spacing w:val="-2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the</w:t>
      </w:r>
      <w:r>
        <w:rPr>
          <w:spacing w:val="-3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Astronomical</w:t>
      </w:r>
      <w:r>
        <w:rPr>
          <w:spacing w:val="-2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Society</w:t>
      </w:r>
      <w:r>
        <w:rPr>
          <w:spacing w:val="-2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of</w:t>
      </w:r>
      <w:r>
        <w:rPr>
          <w:spacing w:val="-3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Japan</w:t>
      </w:r>
      <w:r>
        <w:rPr>
          <w:w w:val="110"/>
        </w:rPr>
        <w:t>, 59(sp3)</w:t>
      </w:r>
      <w:proofErr w:type="gramStart"/>
      <w:r>
        <w:rPr>
          <w:w w:val="110"/>
        </w:rPr>
        <w:t>:S793</w:t>
      </w:r>
      <w:proofErr w:type="gramEnd"/>
      <w:r>
        <w:rPr>
          <w:w w:val="110"/>
        </w:rPr>
        <w:t>–</w:t>
      </w:r>
      <w:r>
        <w:rPr>
          <w:w w:val="99"/>
        </w:rPr>
        <w:t xml:space="preserve"> </w:t>
      </w:r>
      <w:r>
        <w:rPr>
          <w:w w:val="110"/>
        </w:rPr>
        <w:t>S799.</w:t>
      </w:r>
    </w:p>
    <w:p w14:paraId="3A4BC025" w14:textId="77777777" w:rsidR="00FB4955" w:rsidRDefault="00E6617D">
      <w:pPr>
        <w:pStyle w:val="BodyText"/>
        <w:spacing w:before="179"/>
      </w:pPr>
      <w:r>
        <w:rPr>
          <w:w w:val="105"/>
        </w:rPr>
        <w:t>Jin,</w:t>
      </w:r>
      <w:r>
        <w:rPr>
          <w:spacing w:val="46"/>
          <w:w w:val="105"/>
        </w:rPr>
        <w:t xml:space="preserve"> </w:t>
      </w:r>
      <w:r>
        <w:rPr>
          <w:w w:val="105"/>
        </w:rPr>
        <w:t>M.,</w:t>
      </w:r>
      <w:r>
        <w:rPr>
          <w:spacing w:val="47"/>
          <w:w w:val="105"/>
        </w:rPr>
        <w:t xml:space="preserve"> </w:t>
      </w:r>
      <w:r>
        <w:rPr>
          <w:w w:val="105"/>
        </w:rPr>
        <w:t>Ding,</w:t>
      </w:r>
      <w:r>
        <w:rPr>
          <w:spacing w:val="47"/>
          <w:w w:val="105"/>
        </w:rPr>
        <w:t xml:space="preserve"> </w:t>
      </w:r>
      <w:r>
        <w:rPr>
          <w:w w:val="105"/>
        </w:rPr>
        <w:t>M.</w:t>
      </w:r>
      <w:r>
        <w:rPr>
          <w:spacing w:val="42"/>
          <w:w w:val="105"/>
        </w:rPr>
        <w:t xml:space="preserve"> </w:t>
      </w:r>
      <w:r>
        <w:rPr>
          <w:w w:val="105"/>
        </w:rPr>
        <w:t>D.,</w:t>
      </w:r>
      <w:r>
        <w:rPr>
          <w:spacing w:val="47"/>
          <w:w w:val="105"/>
        </w:rPr>
        <w:t xml:space="preserve"> </w:t>
      </w:r>
      <w:r>
        <w:rPr>
          <w:w w:val="105"/>
        </w:rPr>
        <w:t>Chen,</w:t>
      </w:r>
      <w:r>
        <w:rPr>
          <w:spacing w:val="47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41"/>
          <w:w w:val="105"/>
        </w:rPr>
        <w:t xml:space="preserve"> </w:t>
      </w:r>
      <w:r>
        <w:rPr>
          <w:w w:val="105"/>
        </w:rPr>
        <w:t>F.,</w:t>
      </w:r>
      <w:r>
        <w:rPr>
          <w:spacing w:val="47"/>
          <w:w w:val="105"/>
        </w:rPr>
        <w:t xml:space="preserve"> </w:t>
      </w:r>
      <w:r>
        <w:rPr>
          <w:spacing w:val="-4"/>
          <w:w w:val="105"/>
        </w:rPr>
        <w:t>Fan</w:t>
      </w:r>
      <w:r>
        <w:rPr>
          <w:spacing w:val="-5"/>
          <w:w w:val="105"/>
        </w:rPr>
        <w:t>g,</w:t>
      </w:r>
      <w:r>
        <w:rPr>
          <w:spacing w:val="47"/>
          <w:w w:val="105"/>
        </w:rPr>
        <w:t xml:space="preserve"> </w:t>
      </w:r>
      <w:r>
        <w:rPr>
          <w:w w:val="105"/>
        </w:rPr>
        <w:t>C.,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proofErr w:type="spellStart"/>
      <w:r>
        <w:rPr>
          <w:w w:val="105"/>
        </w:rPr>
        <w:t>Imada</w:t>
      </w:r>
      <w:proofErr w:type="spellEnd"/>
      <w:r>
        <w:rPr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w w:val="105"/>
        </w:rPr>
        <w:t>S.</w:t>
      </w:r>
      <w:r>
        <w:rPr>
          <w:spacing w:val="42"/>
          <w:w w:val="105"/>
        </w:rPr>
        <w:t xml:space="preserve"> </w:t>
      </w:r>
      <w:r>
        <w:rPr>
          <w:w w:val="105"/>
        </w:rPr>
        <w:t xml:space="preserve">(2009). </w:t>
      </w:r>
      <w:r>
        <w:rPr>
          <w:spacing w:val="50"/>
          <w:w w:val="105"/>
        </w:rPr>
        <w:t xml:space="preserve"> </w:t>
      </w:r>
      <w:r>
        <w:rPr>
          <w:spacing w:val="-1"/>
          <w:w w:val="105"/>
        </w:rPr>
        <w:t>CORO</w:t>
      </w:r>
      <w:r>
        <w:rPr>
          <w:spacing w:val="-2"/>
          <w:w w:val="105"/>
        </w:rPr>
        <w:t>NAL</w:t>
      </w:r>
      <w:r>
        <w:rPr>
          <w:spacing w:val="42"/>
          <w:w w:val="105"/>
        </w:rPr>
        <w:t xml:space="preserve"> </w:t>
      </w:r>
      <w:r>
        <w:rPr>
          <w:w w:val="105"/>
        </w:rPr>
        <w:t>MASS</w:t>
      </w:r>
      <w:r>
        <w:rPr>
          <w:spacing w:val="41"/>
          <w:w w:val="105"/>
        </w:rPr>
        <w:t xml:space="preserve"> </w:t>
      </w:r>
      <w:r>
        <w:rPr>
          <w:w w:val="105"/>
        </w:rPr>
        <w:t>EJEC-</w:t>
      </w:r>
    </w:p>
    <w:p w14:paraId="07170C8F" w14:textId="77777777" w:rsidR="00FB4955" w:rsidRDefault="00E6617D">
      <w:pPr>
        <w:pStyle w:val="BodyText"/>
        <w:spacing w:before="18" w:line="257" w:lineRule="auto"/>
        <w:ind w:left="318" w:right="118"/>
        <w:jc w:val="both"/>
      </w:pPr>
      <w:r>
        <w:rPr>
          <w:w w:val="105"/>
        </w:rPr>
        <w:t>TION</w:t>
      </w:r>
      <w:r>
        <w:rPr>
          <w:spacing w:val="18"/>
          <w:w w:val="105"/>
        </w:rPr>
        <w:t xml:space="preserve"> </w:t>
      </w:r>
      <w:r>
        <w:rPr>
          <w:w w:val="105"/>
        </w:rPr>
        <w:t>INDUCED</w:t>
      </w:r>
      <w:r>
        <w:rPr>
          <w:spacing w:val="19"/>
          <w:w w:val="105"/>
        </w:rPr>
        <w:t xml:space="preserve"> </w:t>
      </w:r>
      <w:r>
        <w:rPr>
          <w:w w:val="105"/>
        </w:rPr>
        <w:t>OUTFL</w:t>
      </w:r>
      <w:r>
        <w:rPr>
          <w:spacing w:val="-7"/>
          <w:w w:val="105"/>
        </w:rPr>
        <w:t>O</w:t>
      </w:r>
      <w:r>
        <w:rPr>
          <w:w w:val="105"/>
        </w:rPr>
        <w:t>WS</w:t>
      </w:r>
      <w:r>
        <w:rPr>
          <w:spacing w:val="19"/>
          <w:w w:val="105"/>
        </w:rPr>
        <w:t xml:space="preserve"> </w:t>
      </w:r>
      <w:r>
        <w:rPr>
          <w:w w:val="105"/>
        </w:rPr>
        <w:t>OBSE</w:t>
      </w:r>
      <w:r>
        <w:rPr>
          <w:spacing w:val="-25"/>
          <w:w w:val="105"/>
        </w:rPr>
        <w:t>R</w:t>
      </w:r>
      <w:r>
        <w:rPr>
          <w:w w:val="105"/>
        </w:rPr>
        <w:t>VED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W</w:t>
      </w:r>
      <w:r>
        <w:rPr>
          <w:w w:val="105"/>
        </w:rPr>
        <w:t>ITH</w:t>
      </w:r>
      <w:r>
        <w:rPr>
          <w:spacing w:val="19"/>
          <w:w w:val="105"/>
        </w:rPr>
        <w:t xml:space="preserve"> </w:t>
      </w:r>
      <w:r>
        <w:rPr>
          <w:w w:val="105"/>
        </w:rPr>
        <w:t>HINODE</w:t>
      </w:r>
      <w:r>
        <w:rPr>
          <w:spacing w:val="19"/>
          <w:w w:val="105"/>
        </w:rPr>
        <w:t xml:space="preserve"> </w:t>
      </w:r>
      <w:r>
        <w:rPr>
          <w:w w:val="105"/>
        </w:rPr>
        <w:t>/EIS.</w:t>
      </w:r>
      <w:r>
        <w:rPr>
          <w:spacing w:val="39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18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Astrop</w:t>
      </w:r>
      <w:r>
        <w:rPr>
          <w:spacing w:val="-6"/>
          <w:w w:val="105"/>
          <w:u w:val="single" w:color="000000"/>
        </w:rPr>
        <w:t>h</w:t>
      </w:r>
      <w:r>
        <w:rPr>
          <w:w w:val="105"/>
          <w:u w:val="single" w:color="000000"/>
        </w:rPr>
        <w:t>ysical</w:t>
      </w:r>
      <w:r>
        <w:rPr>
          <w:spacing w:val="18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w w:val="109"/>
        </w:rPr>
        <w:t xml:space="preserve"> </w:t>
      </w:r>
      <w:r>
        <w:rPr>
          <w:w w:val="105"/>
        </w:rPr>
        <w:t>702(1)</w:t>
      </w:r>
      <w:proofErr w:type="gramStart"/>
      <w:r>
        <w:rPr>
          <w:w w:val="105"/>
        </w:rPr>
        <w:t>:27</w:t>
      </w:r>
      <w:proofErr w:type="gramEnd"/>
      <w:r>
        <w:rPr>
          <w:w w:val="105"/>
        </w:rPr>
        <w:t>–38.</w:t>
      </w:r>
    </w:p>
    <w:p w14:paraId="1A497782" w14:textId="77777777" w:rsidR="00FB4955" w:rsidRDefault="00E6617D">
      <w:pPr>
        <w:pStyle w:val="BodyText"/>
        <w:spacing w:before="168" w:line="270" w:lineRule="exact"/>
        <w:ind w:left="318" w:right="117" w:hanging="219"/>
        <w:jc w:val="both"/>
      </w:pPr>
      <w:proofErr w:type="spellStart"/>
      <w:r>
        <w:rPr>
          <w:w w:val="110"/>
        </w:rPr>
        <w:t>Labrosse</w:t>
      </w:r>
      <w:proofErr w:type="spellEnd"/>
      <w:r>
        <w:rPr>
          <w:w w:val="110"/>
        </w:rPr>
        <w:t>,</w:t>
      </w:r>
      <w:r>
        <w:rPr>
          <w:spacing w:val="-5"/>
          <w:w w:val="110"/>
        </w:rPr>
        <w:t xml:space="preserve"> </w:t>
      </w:r>
      <w:r>
        <w:rPr>
          <w:w w:val="110"/>
        </w:rPr>
        <w:t>N.</w:t>
      </w:r>
      <w:r>
        <w:rPr>
          <w:spacing w:val="-5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 xml:space="preserve"> </w:t>
      </w:r>
      <w:proofErr w:type="spellStart"/>
      <w:r>
        <w:rPr>
          <w:spacing w:val="-4"/>
          <w:w w:val="110"/>
        </w:rPr>
        <w:t>Mcgli</w:t>
      </w:r>
      <w:r>
        <w:rPr>
          <w:spacing w:val="-3"/>
          <w:w w:val="110"/>
        </w:rPr>
        <w:t>n</w:t>
      </w:r>
      <w:r>
        <w:rPr>
          <w:spacing w:val="-4"/>
          <w:w w:val="110"/>
        </w:rPr>
        <w:t>c</w:t>
      </w:r>
      <w:r>
        <w:rPr>
          <w:spacing w:val="-3"/>
          <w:w w:val="110"/>
        </w:rPr>
        <w:t>h</w:t>
      </w:r>
      <w:r>
        <w:rPr>
          <w:spacing w:val="-4"/>
          <w:w w:val="110"/>
        </w:rPr>
        <w:t>ey</w:t>
      </w:r>
      <w:proofErr w:type="spellEnd"/>
      <w:r>
        <w:rPr>
          <w:spacing w:val="-3"/>
          <w:w w:val="110"/>
        </w:rPr>
        <w:t>,</w:t>
      </w:r>
      <w:r>
        <w:rPr>
          <w:spacing w:val="-4"/>
          <w:w w:val="110"/>
        </w:rPr>
        <w:t xml:space="preserve"> </w:t>
      </w:r>
      <w:r>
        <w:rPr>
          <w:w w:val="110"/>
        </w:rPr>
        <w:t>K.</w:t>
      </w:r>
      <w:r>
        <w:rPr>
          <w:spacing w:val="-6"/>
          <w:w w:val="110"/>
        </w:rPr>
        <w:t xml:space="preserve"> </w:t>
      </w:r>
      <w:r>
        <w:rPr>
          <w:w w:val="110"/>
        </w:rPr>
        <w:t>(2012).</w:t>
      </w:r>
      <w:r>
        <w:rPr>
          <w:spacing w:val="21"/>
          <w:w w:val="110"/>
        </w:rPr>
        <w:t xml:space="preserve"> </w:t>
      </w:r>
      <w:proofErr w:type="gramStart"/>
      <w:r>
        <w:rPr>
          <w:w w:val="110"/>
        </w:rPr>
        <w:t>Plasma</w:t>
      </w:r>
      <w:r>
        <w:rPr>
          <w:spacing w:val="-6"/>
          <w:w w:val="110"/>
        </w:rPr>
        <w:t xml:space="preserve"> </w:t>
      </w:r>
      <w:r>
        <w:rPr>
          <w:w w:val="110"/>
        </w:rPr>
        <w:t>diagnostic</w:t>
      </w:r>
      <w:r>
        <w:rPr>
          <w:spacing w:val="-6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rupt</w:t>
      </w:r>
      <w:r>
        <w:rPr>
          <w:spacing w:val="-2"/>
          <w:w w:val="110"/>
        </w:rPr>
        <w:t>ive</w:t>
      </w:r>
      <w:r>
        <w:rPr>
          <w:spacing w:val="-7"/>
          <w:w w:val="110"/>
        </w:rPr>
        <w:t xml:space="preserve"> </w:t>
      </w:r>
      <w:r>
        <w:rPr>
          <w:w w:val="110"/>
        </w:rPr>
        <w:t>prominences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6"/>
          <w:w w:val="110"/>
        </w:rPr>
        <w:t xml:space="preserve"> </w:t>
      </w:r>
      <w:r>
        <w:rPr>
          <w:w w:val="110"/>
        </w:rPr>
        <w:t>SDO</w:t>
      </w:r>
      <w:r>
        <w:rPr>
          <w:spacing w:val="-6"/>
          <w:w w:val="110"/>
        </w:rPr>
        <w:t xml:space="preserve"> </w:t>
      </w:r>
      <w:r>
        <w:rPr>
          <w:w w:val="150"/>
        </w:rPr>
        <w:t>/</w:t>
      </w:r>
      <w:r>
        <w:rPr>
          <w:spacing w:val="23"/>
          <w:w w:val="178"/>
        </w:rPr>
        <w:t xml:space="preserve"> </w:t>
      </w:r>
      <w:r>
        <w:rPr>
          <w:w w:val="110"/>
        </w:rPr>
        <w:t>AIA</w:t>
      </w:r>
      <w:r>
        <w:rPr>
          <w:spacing w:val="-25"/>
          <w:w w:val="110"/>
        </w:rPr>
        <w:t xml:space="preserve"> </w:t>
      </w:r>
      <w:r>
        <w:rPr>
          <w:w w:val="110"/>
        </w:rPr>
        <w:t>obser</w:t>
      </w:r>
      <w:r>
        <w:rPr>
          <w:spacing w:val="-13"/>
          <w:w w:val="110"/>
        </w:rPr>
        <w:t>v</w:t>
      </w:r>
      <w:r>
        <w:rPr>
          <w:w w:val="110"/>
        </w:rPr>
        <w:t>ations</w:t>
      </w:r>
      <w:r>
        <w:rPr>
          <w:spacing w:val="-25"/>
          <w:w w:val="110"/>
        </w:rPr>
        <w:t xml:space="preserve"> </w:t>
      </w:r>
      <w:r>
        <w:rPr>
          <w:w w:val="110"/>
        </w:rPr>
        <w:t>at</w:t>
      </w:r>
      <w:r>
        <w:rPr>
          <w:spacing w:val="-25"/>
          <w:w w:val="110"/>
        </w:rPr>
        <w:t xml:space="preserve"> </w:t>
      </w:r>
      <w:r>
        <w:rPr>
          <w:w w:val="110"/>
        </w:rPr>
        <w:t>304</w:t>
      </w:r>
      <w:r>
        <w:rPr>
          <w:spacing w:val="-24"/>
          <w:w w:val="110"/>
        </w:rPr>
        <w:t xml:space="preserve"> </w:t>
      </w:r>
      <w:r>
        <w:rPr>
          <w:spacing w:val="-180"/>
          <w:w w:val="110"/>
          <w:position w:val="4"/>
        </w:rPr>
        <w:t>˚</w:t>
      </w:r>
      <w:r>
        <w:rPr>
          <w:w w:val="110"/>
        </w:rPr>
        <w:t>A.</w:t>
      </w:r>
      <w:r>
        <w:rPr>
          <w:spacing w:val="-13"/>
          <w:w w:val="110"/>
        </w:rPr>
        <w:t xml:space="preserve"> </w:t>
      </w:r>
      <w:r>
        <w:rPr>
          <w:w w:val="110"/>
          <w:u w:val="single" w:color="000000"/>
        </w:rPr>
        <w:t>Astrono</w:t>
      </w:r>
      <w:r>
        <w:rPr>
          <w:spacing w:val="-8"/>
          <w:w w:val="110"/>
          <w:u w:val="single" w:color="000000"/>
        </w:rPr>
        <w:t>m</w:t>
      </w:r>
      <w:r>
        <w:rPr>
          <w:w w:val="110"/>
          <w:u w:val="single" w:color="000000"/>
        </w:rPr>
        <w:t>y</w:t>
      </w:r>
      <w:r>
        <w:rPr>
          <w:spacing w:val="-25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&amp;</w:t>
      </w:r>
      <w:r>
        <w:rPr>
          <w:spacing w:val="-24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Astrop</w:t>
      </w:r>
      <w:r>
        <w:rPr>
          <w:spacing w:val="-6"/>
          <w:w w:val="110"/>
          <w:u w:val="single" w:color="000000"/>
        </w:rPr>
        <w:t>h</w:t>
      </w:r>
      <w:r>
        <w:rPr>
          <w:w w:val="110"/>
          <w:u w:val="single" w:color="000000"/>
        </w:rPr>
        <w:t>ysics</w:t>
      </w:r>
      <w:r>
        <w:rPr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w w:val="110"/>
        </w:rPr>
        <w:t>537:A100.</w:t>
      </w:r>
      <w:proofErr w:type="gramEnd"/>
    </w:p>
    <w:p w14:paraId="0F7A7A7D" w14:textId="77777777" w:rsidR="00FB4955" w:rsidRDefault="00E6617D">
      <w:pPr>
        <w:pStyle w:val="BodyText"/>
        <w:spacing w:before="190" w:line="257" w:lineRule="auto"/>
        <w:ind w:left="318" w:right="118" w:hanging="219"/>
        <w:jc w:val="both"/>
      </w:pPr>
      <w:proofErr w:type="gramStart"/>
      <w:r>
        <w:rPr>
          <w:w w:val="105"/>
        </w:rPr>
        <w:t>Liu,</w:t>
      </w:r>
      <w:r>
        <w:rPr>
          <w:spacing w:val="25"/>
          <w:w w:val="105"/>
        </w:rPr>
        <w:t xml:space="preserve"> </w:t>
      </w:r>
      <w:r>
        <w:rPr>
          <w:w w:val="105"/>
        </w:rPr>
        <w:t>W.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Ofman</w:t>
      </w:r>
      <w:proofErr w:type="spellEnd"/>
      <w:r>
        <w:rPr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w w:val="105"/>
        </w:rPr>
        <w:t>L.</w:t>
      </w:r>
      <w:r>
        <w:rPr>
          <w:spacing w:val="24"/>
          <w:w w:val="105"/>
        </w:rPr>
        <w:t xml:space="preserve"> </w:t>
      </w:r>
      <w:r>
        <w:rPr>
          <w:w w:val="105"/>
        </w:rPr>
        <w:t>(2014).</w:t>
      </w:r>
      <w:proofErr w:type="gramEnd"/>
      <w:r>
        <w:rPr>
          <w:spacing w:val="5"/>
          <w:w w:val="105"/>
        </w:rPr>
        <w:t xml:space="preserve"> </w:t>
      </w:r>
      <w:proofErr w:type="gramStart"/>
      <w:r>
        <w:rPr>
          <w:spacing w:val="-2"/>
          <w:w w:val="105"/>
        </w:rPr>
        <w:t>Advan</w:t>
      </w:r>
      <w:r>
        <w:rPr>
          <w:spacing w:val="-3"/>
          <w:w w:val="105"/>
        </w:rPr>
        <w:t>ces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Observing</w:t>
      </w:r>
      <w:r>
        <w:rPr>
          <w:spacing w:val="23"/>
          <w:w w:val="105"/>
        </w:rPr>
        <w:t xml:space="preserve"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ar</w:t>
      </w:r>
      <w:r>
        <w:rPr>
          <w:spacing w:val="-4"/>
          <w:w w:val="105"/>
        </w:rPr>
        <w:t>i</w:t>
      </w:r>
      <w:r>
        <w:rPr>
          <w:spacing w:val="-3"/>
          <w:w w:val="105"/>
        </w:rPr>
        <w:t>ou</w:t>
      </w:r>
      <w:r>
        <w:rPr>
          <w:spacing w:val="-4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Coronal</w:t>
      </w:r>
      <w:r>
        <w:rPr>
          <w:spacing w:val="24"/>
          <w:w w:val="105"/>
        </w:rPr>
        <w:t xml:space="preserve"> </w:t>
      </w:r>
      <w:r>
        <w:rPr>
          <w:w w:val="105"/>
        </w:rPr>
        <w:t>EUV</w:t>
      </w:r>
      <w:r>
        <w:rPr>
          <w:spacing w:val="23"/>
          <w:w w:val="105"/>
        </w:rPr>
        <w:t xml:space="preserve"> </w:t>
      </w:r>
      <w:r>
        <w:rPr>
          <w:spacing w:val="-7"/>
          <w:w w:val="105"/>
        </w:rPr>
        <w:t>Wa</w:t>
      </w:r>
      <w:r>
        <w:rPr>
          <w:spacing w:val="-8"/>
          <w:w w:val="105"/>
        </w:rPr>
        <w:t>ves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SDO</w:t>
      </w:r>
      <w:r>
        <w:rPr>
          <w:spacing w:val="30"/>
          <w:w w:val="106"/>
        </w:rPr>
        <w:t xml:space="preserve"> </w:t>
      </w:r>
      <w:r>
        <w:rPr>
          <w:w w:val="105"/>
        </w:rPr>
        <w:t>Era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ei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w w:val="105"/>
        </w:rPr>
        <w:t>Seismological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(Inv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10"/>
          <w:w w:val="105"/>
        </w:rPr>
        <w:t xml:space="preserve"> </w:t>
      </w:r>
      <w:r>
        <w:rPr>
          <w:w w:val="105"/>
        </w:rPr>
        <w:t>Review).</w:t>
      </w:r>
      <w:proofErr w:type="gramEnd"/>
      <w:r>
        <w:rPr>
          <w:spacing w:val="32"/>
          <w:w w:val="105"/>
        </w:rPr>
        <w:t xml:space="preserve"> </w:t>
      </w:r>
      <w:r>
        <w:rPr>
          <w:w w:val="105"/>
          <w:u w:val="single" w:color="000000"/>
        </w:rPr>
        <w:t>Solar</w:t>
      </w:r>
      <w:r>
        <w:rPr>
          <w:spacing w:val="10"/>
          <w:w w:val="105"/>
          <w:u w:val="single" w:color="000000"/>
        </w:rPr>
        <w:t xml:space="preserve"> </w:t>
      </w:r>
      <w:r>
        <w:rPr>
          <w:spacing w:val="-1"/>
          <w:w w:val="105"/>
          <w:u w:val="single" w:color="000000"/>
        </w:rPr>
        <w:t>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289(9)</w:t>
      </w:r>
      <w:proofErr w:type="gramStart"/>
      <w:r>
        <w:rPr>
          <w:w w:val="105"/>
        </w:rPr>
        <w:t>:3233</w:t>
      </w:r>
      <w:proofErr w:type="gramEnd"/>
      <w:r>
        <w:rPr>
          <w:w w:val="105"/>
        </w:rPr>
        <w:t>–3277.</w:t>
      </w:r>
    </w:p>
    <w:p w14:paraId="68B9D317" w14:textId="77777777" w:rsidR="00FB4955" w:rsidRDefault="00E6617D">
      <w:pPr>
        <w:pStyle w:val="BodyText"/>
        <w:spacing w:before="179" w:line="257" w:lineRule="auto"/>
        <w:ind w:left="318" w:right="118" w:hanging="219"/>
        <w:jc w:val="both"/>
      </w:pPr>
      <w:r>
        <w:rPr>
          <w:w w:val="105"/>
        </w:rPr>
        <w:t>Mason,</w:t>
      </w:r>
      <w:r>
        <w:rPr>
          <w:spacing w:val="16"/>
          <w:w w:val="105"/>
        </w:rPr>
        <w:t xml:space="preserve"> </w:t>
      </w:r>
      <w:r>
        <w:rPr>
          <w:w w:val="105"/>
        </w:rPr>
        <w:t>J.</w:t>
      </w:r>
      <w:r>
        <w:rPr>
          <w:spacing w:val="14"/>
          <w:w w:val="105"/>
        </w:rPr>
        <w:t xml:space="preserve"> </w:t>
      </w:r>
      <w:r>
        <w:rPr>
          <w:spacing w:val="-6"/>
          <w:w w:val="105"/>
        </w:rPr>
        <w:t>P.,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3"/>
          <w:w w:val="105"/>
        </w:rPr>
        <w:t>oo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T.</w:t>
      </w:r>
      <w:r>
        <w:rPr>
          <w:spacing w:val="15"/>
          <w:w w:val="105"/>
        </w:rPr>
        <w:t xml:space="preserve"> </w:t>
      </w:r>
      <w:r>
        <w:rPr>
          <w:w w:val="105"/>
        </w:rPr>
        <w:t>N.,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Caspi</w:t>
      </w:r>
      <w:proofErr w:type="spellEnd"/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A.,</w:t>
      </w:r>
      <w:r>
        <w:rPr>
          <w:spacing w:val="16"/>
          <w:w w:val="105"/>
        </w:rPr>
        <w:t xml:space="preserve"> </w:t>
      </w:r>
      <w:r>
        <w:rPr>
          <w:w w:val="105"/>
        </w:rPr>
        <w:t>Thompson,</w:t>
      </w:r>
      <w:r>
        <w:rPr>
          <w:spacing w:val="16"/>
          <w:w w:val="105"/>
        </w:rPr>
        <w:t xml:space="preserve"> </w:t>
      </w:r>
      <w:r>
        <w:rPr>
          <w:w w:val="105"/>
        </w:rPr>
        <w:t>B.</w:t>
      </w:r>
      <w:r>
        <w:rPr>
          <w:spacing w:val="15"/>
          <w:w w:val="105"/>
        </w:rPr>
        <w:t xml:space="preserve"> </w:t>
      </w:r>
      <w:r>
        <w:rPr>
          <w:w w:val="105"/>
        </w:rPr>
        <w:t>J.,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Hoc</w:t>
      </w:r>
      <w:r>
        <w:rPr>
          <w:spacing w:val="-1"/>
          <w:w w:val="105"/>
        </w:rPr>
        <w:t>k,</w:t>
      </w:r>
      <w:r>
        <w:rPr>
          <w:spacing w:val="16"/>
          <w:w w:val="105"/>
        </w:rPr>
        <w:t xml:space="preserve"> </w:t>
      </w:r>
      <w:r>
        <w:rPr>
          <w:w w:val="105"/>
        </w:rPr>
        <w:t>R.</w:t>
      </w:r>
      <w:r>
        <w:rPr>
          <w:spacing w:val="15"/>
          <w:w w:val="105"/>
        </w:rPr>
        <w:t xml:space="preserve"> </w:t>
      </w:r>
      <w:r>
        <w:rPr>
          <w:w w:val="105"/>
        </w:rPr>
        <w:t>A.</w:t>
      </w:r>
      <w:r>
        <w:rPr>
          <w:spacing w:val="15"/>
          <w:w w:val="105"/>
        </w:rPr>
        <w:t xml:space="preserve"> </w:t>
      </w:r>
      <w:r>
        <w:rPr>
          <w:w w:val="105"/>
        </w:rPr>
        <w:t>(2014).</w:t>
      </w:r>
      <w:r>
        <w:rPr>
          <w:spacing w:val="37"/>
          <w:w w:val="105"/>
        </w:rPr>
        <w:t xml:space="preserve"> </w:t>
      </w:r>
      <w:proofErr w:type="gramStart"/>
      <w:r>
        <w:rPr>
          <w:w w:val="105"/>
        </w:rPr>
        <w:t>MECHANISMS</w:t>
      </w:r>
      <w:r>
        <w:rPr>
          <w:spacing w:val="30"/>
          <w:w w:val="98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6"/>
          <w:w w:val="105"/>
        </w:rPr>
        <w:t>OB</w:t>
      </w:r>
      <w:r>
        <w:rPr>
          <w:spacing w:val="-7"/>
          <w:w w:val="105"/>
        </w:rPr>
        <w:t>S</w:t>
      </w:r>
      <w:r>
        <w:rPr>
          <w:spacing w:val="-6"/>
          <w:w w:val="105"/>
        </w:rPr>
        <w:t>ER</w:t>
      </w:r>
      <w:r>
        <w:rPr>
          <w:spacing w:val="-7"/>
          <w:w w:val="105"/>
        </w:rPr>
        <w:t>VA</w:t>
      </w:r>
      <w:r>
        <w:rPr>
          <w:spacing w:val="-6"/>
          <w:w w:val="105"/>
        </w:rPr>
        <w:t>TIO</w:t>
      </w:r>
      <w:r>
        <w:rPr>
          <w:spacing w:val="-7"/>
          <w:w w:val="105"/>
        </w:rPr>
        <w:t>NS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CORO</w:t>
      </w:r>
      <w:r>
        <w:rPr>
          <w:spacing w:val="-2"/>
          <w:w w:val="105"/>
        </w:rPr>
        <w:t>NAL</w:t>
      </w:r>
      <w:r>
        <w:rPr>
          <w:spacing w:val="19"/>
          <w:w w:val="105"/>
        </w:rPr>
        <w:t xml:space="preserve"> </w:t>
      </w:r>
      <w:r>
        <w:rPr>
          <w:w w:val="105"/>
        </w:rPr>
        <w:t>DIMMING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2010</w:t>
      </w:r>
      <w:r>
        <w:rPr>
          <w:spacing w:val="19"/>
          <w:w w:val="105"/>
        </w:rPr>
        <w:t xml:space="preserve"> </w:t>
      </w:r>
      <w:r>
        <w:rPr>
          <w:spacing w:val="-3"/>
          <w:w w:val="105"/>
        </w:rPr>
        <w:t>A</w:t>
      </w:r>
      <w:r>
        <w:rPr>
          <w:spacing w:val="-2"/>
          <w:w w:val="105"/>
        </w:rPr>
        <w:t>UG</w:t>
      </w:r>
      <w:r>
        <w:rPr>
          <w:spacing w:val="-3"/>
          <w:w w:val="105"/>
        </w:rPr>
        <w:t>US</w:t>
      </w:r>
      <w:r>
        <w:rPr>
          <w:spacing w:val="-2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7</w:t>
      </w:r>
      <w:r>
        <w:rPr>
          <w:spacing w:val="19"/>
          <w:w w:val="105"/>
        </w:rPr>
        <w:t xml:space="preserve"> </w:t>
      </w:r>
      <w:r>
        <w:rPr>
          <w:w w:val="105"/>
        </w:rPr>
        <w:t>EVENT.</w:t>
      </w:r>
      <w:proofErr w:type="gramEnd"/>
      <w:r>
        <w:rPr>
          <w:spacing w:val="45"/>
          <w:w w:val="105"/>
        </w:rPr>
        <w:t xml:space="preserve"> </w:t>
      </w:r>
      <w:r>
        <w:rPr>
          <w:w w:val="105"/>
          <w:u w:val="single" w:color="000000"/>
        </w:rPr>
        <w:t>The</w:t>
      </w:r>
    </w:p>
    <w:p w14:paraId="3BE416B6" w14:textId="77777777" w:rsidR="00FB4955" w:rsidRDefault="00E6617D">
      <w:pPr>
        <w:pStyle w:val="BodyText"/>
        <w:ind w:left="318"/>
        <w:jc w:val="both"/>
      </w:pP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789(1)</w:t>
      </w:r>
      <w:proofErr w:type="gramStart"/>
      <w:r>
        <w:rPr>
          <w:w w:val="105"/>
        </w:rPr>
        <w:t>:61</w:t>
      </w:r>
      <w:proofErr w:type="gramEnd"/>
      <w:r>
        <w:rPr>
          <w:w w:val="105"/>
        </w:rPr>
        <w:t>.</w:t>
      </w:r>
    </w:p>
    <w:p w14:paraId="38481989" w14:textId="77777777" w:rsidR="00FB4955" w:rsidRDefault="00E6617D">
      <w:pPr>
        <w:pStyle w:val="BodyText"/>
        <w:spacing w:before="196" w:line="257" w:lineRule="auto"/>
        <w:ind w:left="318" w:right="118" w:hanging="219"/>
        <w:jc w:val="both"/>
      </w:pPr>
      <w:proofErr w:type="spellStart"/>
      <w:r>
        <w:rPr>
          <w:w w:val="105"/>
        </w:rPr>
        <w:t>Muhr</w:t>
      </w:r>
      <w:proofErr w:type="spellEnd"/>
      <w:r>
        <w:rPr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N.,</w:t>
      </w:r>
      <w:r>
        <w:rPr>
          <w:spacing w:val="34"/>
          <w:w w:val="105"/>
        </w:rPr>
        <w:t xml:space="preserve"> </w:t>
      </w:r>
      <w:proofErr w:type="spellStart"/>
      <w:r>
        <w:rPr>
          <w:spacing w:val="-4"/>
          <w:w w:val="105"/>
        </w:rPr>
        <w:t>Ve</w:t>
      </w:r>
      <w:r>
        <w:rPr>
          <w:spacing w:val="-3"/>
          <w:w w:val="105"/>
        </w:rPr>
        <w:t>ron</w:t>
      </w:r>
      <w:r>
        <w:rPr>
          <w:spacing w:val="-4"/>
          <w:w w:val="105"/>
        </w:rPr>
        <w:t>ig</w:t>
      </w:r>
      <w:proofErr w:type="spellEnd"/>
      <w:r>
        <w:rPr>
          <w:spacing w:val="-4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w w:val="105"/>
        </w:rPr>
        <w:t>A.</w:t>
      </w:r>
      <w:r>
        <w:rPr>
          <w:spacing w:val="31"/>
          <w:w w:val="105"/>
        </w:rPr>
        <w:t xml:space="preserve"> </w:t>
      </w:r>
      <w:r>
        <w:rPr>
          <w:w w:val="105"/>
        </w:rPr>
        <w:t>M.,</w:t>
      </w:r>
      <w:r>
        <w:rPr>
          <w:spacing w:val="34"/>
          <w:w w:val="105"/>
        </w:rPr>
        <w:t xml:space="preserve"> </w:t>
      </w:r>
      <w:proofErr w:type="spellStart"/>
      <w:r>
        <w:rPr>
          <w:spacing w:val="-1"/>
          <w:w w:val="105"/>
        </w:rPr>
        <w:t>K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nr</w:t>
      </w:r>
      <w:r>
        <w:rPr>
          <w:spacing w:val="-2"/>
          <w:w w:val="105"/>
        </w:rPr>
        <w:t>eic</w:t>
      </w:r>
      <w:r>
        <w:rPr>
          <w:spacing w:val="-1"/>
          <w:w w:val="105"/>
        </w:rPr>
        <w:t>h</w:t>
      </w:r>
      <w:proofErr w:type="spellEnd"/>
      <w:r>
        <w:rPr>
          <w:spacing w:val="-1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w w:val="105"/>
        </w:rPr>
        <w:t>I.</w:t>
      </w:r>
      <w:r>
        <w:rPr>
          <w:spacing w:val="31"/>
          <w:w w:val="105"/>
        </w:rPr>
        <w:t xml:space="preserve"> </w:t>
      </w:r>
      <w:r>
        <w:rPr>
          <w:w w:val="105"/>
        </w:rPr>
        <w:t>W.,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proofErr w:type="spellStart"/>
      <w:r>
        <w:rPr>
          <w:spacing w:val="-3"/>
          <w:w w:val="105"/>
        </w:rPr>
        <w:t>T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mm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r</w:t>
      </w:r>
      <w:proofErr w:type="spellEnd"/>
      <w:r>
        <w:rPr>
          <w:spacing w:val="-3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w w:val="105"/>
        </w:rPr>
        <w:t>M.</w:t>
      </w:r>
      <w:r>
        <w:rPr>
          <w:spacing w:val="31"/>
          <w:w w:val="105"/>
        </w:rPr>
        <w:t xml:space="preserve"> </w:t>
      </w:r>
      <w:r>
        <w:rPr>
          <w:w w:val="105"/>
        </w:rPr>
        <w:t>(2011).</w:t>
      </w:r>
      <w:r>
        <w:rPr>
          <w:spacing w:val="24"/>
          <w:w w:val="105"/>
        </w:rPr>
        <w:t xml:space="preserve"> </w:t>
      </w:r>
      <w:proofErr w:type="gramStart"/>
      <w:r>
        <w:rPr>
          <w:w w:val="105"/>
        </w:rPr>
        <w:t>Analysis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Characteristic</w:t>
      </w:r>
      <w:r>
        <w:rPr>
          <w:spacing w:val="21"/>
          <w:w w:val="99"/>
        </w:rPr>
        <w:t xml:space="preserve"> </w:t>
      </w:r>
      <w:r>
        <w:rPr>
          <w:spacing w:val="-1"/>
          <w:w w:val="105"/>
        </w:rPr>
        <w:t>Param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Large-Scale</w:t>
      </w:r>
      <w:r>
        <w:rPr>
          <w:spacing w:val="25"/>
          <w:w w:val="105"/>
        </w:rPr>
        <w:t xml:space="preserve"> </w:t>
      </w:r>
      <w:r>
        <w:rPr>
          <w:w w:val="105"/>
        </w:rPr>
        <w:t>Coronal</w:t>
      </w:r>
      <w:r>
        <w:rPr>
          <w:spacing w:val="25"/>
          <w:w w:val="105"/>
        </w:rPr>
        <w:t xml:space="preserve"> </w:t>
      </w:r>
      <w:r>
        <w:rPr>
          <w:spacing w:val="-7"/>
          <w:w w:val="105"/>
        </w:rPr>
        <w:t>Wa</w:t>
      </w:r>
      <w:r>
        <w:rPr>
          <w:spacing w:val="-8"/>
          <w:w w:val="105"/>
        </w:rPr>
        <w:t>ves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d</w:t>
      </w:r>
      <w:r>
        <w:rPr>
          <w:spacing w:val="25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3"/>
          <w:w w:val="105"/>
        </w:rPr>
        <w:t>Sol</w:t>
      </w:r>
      <w:r>
        <w:rPr>
          <w:spacing w:val="-2"/>
          <w:w w:val="105"/>
        </w:rPr>
        <w:t>ar</w:t>
      </w:r>
      <w:r>
        <w:rPr>
          <w:spacing w:val="-3"/>
          <w:w w:val="105"/>
        </w:rPr>
        <w:t>-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rr</w:t>
      </w:r>
      <w:r>
        <w:rPr>
          <w:spacing w:val="-3"/>
          <w:w w:val="105"/>
        </w:rPr>
        <w:t>es</w:t>
      </w:r>
      <w:r>
        <w:rPr>
          <w:spacing w:val="-2"/>
          <w:w w:val="105"/>
        </w:rPr>
        <w:t>tr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al</w:t>
      </w:r>
      <w:r>
        <w:rPr>
          <w:spacing w:val="25"/>
          <w:w w:val="105"/>
        </w:rPr>
        <w:t xml:space="preserve"> </w:t>
      </w:r>
      <w:r>
        <w:rPr>
          <w:w w:val="105"/>
        </w:rPr>
        <w:t>Relations</w:t>
      </w:r>
      <w:r>
        <w:rPr>
          <w:spacing w:val="25"/>
          <w:w w:val="105"/>
        </w:rPr>
        <w:t xml:space="preserve"> </w:t>
      </w:r>
      <w:proofErr w:type="spellStart"/>
      <w:r>
        <w:rPr>
          <w:spacing w:val="-2"/>
          <w:w w:val="105"/>
        </w:rPr>
        <w:t>Ob</w:t>
      </w:r>
      <w:r>
        <w:rPr>
          <w:spacing w:val="-3"/>
          <w:w w:val="105"/>
        </w:rPr>
        <w:t>se</w:t>
      </w:r>
      <w:r>
        <w:rPr>
          <w:spacing w:val="-2"/>
          <w:w w:val="105"/>
        </w:rPr>
        <w:t>rva</w:t>
      </w:r>
      <w:proofErr w:type="spellEnd"/>
      <w:r>
        <w:rPr>
          <w:spacing w:val="-2"/>
          <w:w w:val="105"/>
        </w:rPr>
        <w:t>-</w:t>
      </w:r>
      <w:r>
        <w:rPr>
          <w:spacing w:val="57"/>
          <w:w w:val="106"/>
        </w:rPr>
        <w:t xml:space="preserve"> </w:t>
      </w:r>
      <w:r>
        <w:rPr>
          <w:w w:val="105"/>
        </w:rPr>
        <w:t>tory/Extreme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Ul</w:t>
      </w:r>
      <w:r>
        <w:rPr>
          <w:spacing w:val="-1"/>
          <w:w w:val="105"/>
        </w:rPr>
        <w:t>trav</w:t>
      </w:r>
      <w:r>
        <w:rPr>
          <w:spacing w:val="-2"/>
          <w:w w:val="105"/>
        </w:rPr>
        <w:t>iole</w:t>
      </w:r>
      <w:r>
        <w:rPr>
          <w:spacing w:val="-1"/>
          <w:w w:val="105"/>
        </w:rPr>
        <w:t>t</w:t>
      </w:r>
      <w:r>
        <w:rPr>
          <w:spacing w:val="41"/>
          <w:w w:val="105"/>
        </w:rPr>
        <w:t xml:space="preserve"> </w:t>
      </w:r>
      <w:r>
        <w:rPr>
          <w:w w:val="105"/>
        </w:rPr>
        <w:t>Imager.</w:t>
      </w:r>
      <w:proofErr w:type="gramEnd"/>
      <w:r>
        <w:rPr>
          <w:w w:val="105"/>
        </w:rPr>
        <w:t xml:space="preserve"> </w:t>
      </w:r>
      <w:r>
        <w:rPr>
          <w:spacing w:val="15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40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4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w w:val="105"/>
        </w:rPr>
        <w:t>89:89.</w:t>
      </w:r>
    </w:p>
    <w:p w14:paraId="4108794E" w14:textId="77777777" w:rsidR="00FB4955" w:rsidRDefault="00E6617D">
      <w:pPr>
        <w:pStyle w:val="BodyText"/>
        <w:spacing w:before="179" w:line="257" w:lineRule="auto"/>
        <w:ind w:left="318" w:right="118" w:hanging="219"/>
        <w:jc w:val="both"/>
      </w:pPr>
      <w:proofErr w:type="spellStart"/>
      <w:proofErr w:type="gramStart"/>
      <w:r>
        <w:rPr>
          <w:spacing w:val="-1"/>
          <w:w w:val="105"/>
        </w:rPr>
        <w:t>Pohj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ain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proofErr w:type="spellEnd"/>
      <w:r>
        <w:rPr>
          <w:spacing w:val="-1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S.,</w:t>
      </w:r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Vilmer</w:t>
      </w:r>
      <w:proofErr w:type="spellEnd"/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N.,</w:t>
      </w:r>
      <w:r>
        <w:rPr>
          <w:spacing w:val="21"/>
          <w:w w:val="105"/>
        </w:rPr>
        <w:t xml:space="preserve"> </w:t>
      </w:r>
      <w:r>
        <w:rPr>
          <w:w w:val="105"/>
        </w:rPr>
        <w:t>Khan,</w:t>
      </w:r>
      <w:r>
        <w:rPr>
          <w:spacing w:val="21"/>
          <w:w w:val="105"/>
        </w:rPr>
        <w:t xml:space="preserve"> </w:t>
      </w:r>
      <w:r>
        <w:rPr>
          <w:w w:val="105"/>
        </w:rPr>
        <w:t>J.</w:t>
      </w:r>
      <w:r>
        <w:rPr>
          <w:spacing w:val="20"/>
          <w:w w:val="105"/>
        </w:rPr>
        <w:t xml:space="preserve"> </w:t>
      </w:r>
      <w:r>
        <w:rPr>
          <w:w w:val="105"/>
        </w:rPr>
        <w:t>I.,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proofErr w:type="spellStart"/>
      <w:r>
        <w:rPr>
          <w:w w:val="105"/>
        </w:rPr>
        <w:t>Hillaris</w:t>
      </w:r>
      <w:proofErr w:type="spellEnd"/>
      <w:r>
        <w:rPr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A.</w:t>
      </w:r>
      <w:r>
        <w:rPr>
          <w:spacing w:val="21"/>
          <w:w w:val="105"/>
        </w:rPr>
        <w:t xml:space="preserve"> </w:t>
      </w:r>
      <w:r>
        <w:rPr>
          <w:w w:val="105"/>
        </w:rPr>
        <w:t>E.</w:t>
      </w:r>
      <w:r>
        <w:rPr>
          <w:spacing w:val="19"/>
          <w:w w:val="105"/>
        </w:rPr>
        <w:t xml:space="preserve"> </w:t>
      </w:r>
      <w:r>
        <w:rPr>
          <w:w w:val="105"/>
        </w:rPr>
        <w:t>(2005).</w:t>
      </w:r>
      <w:proofErr w:type="gramEnd"/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Ear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w w:val="105"/>
        </w:rPr>
        <w:t>signatures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large-scale</w:t>
      </w:r>
      <w:r>
        <w:rPr>
          <w:spacing w:val="20"/>
          <w:w w:val="99"/>
        </w:rPr>
        <w:t xml:space="preserve"> </w:t>
      </w:r>
      <w:r>
        <w:rPr>
          <w:w w:val="105"/>
        </w:rPr>
        <w:t>field</w:t>
      </w:r>
      <w:r>
        <w:rPr>
          <w:spacing w:val="41"/>
          <w:w w:val="105"/>
        </w:rPr>
        <w:t xml:space="preserve"> </w:t>
      </w:r>
      <w:r>
        <w:rPr>
          <w:w w:val="105"/>
        </w:rPr>
        <w:t>line</w:t>
      </w:r>
      <w:r>
        <w:rPr>
          <w:spacing w:val="41"/>
          <w:w w:val="105"/>
        </w:rPr>
        <w:t xml:space="preserve"> </w:t>
      </w:r>
      <w:r>
        <w:rPr>
          <w:w w:val="105"/>
        </w:rPr>
        <w:t>opening</w:t>
      </w:r>
      <w:r>
        <w:rPr>
          <w:spacing w:val="41"/>
          <w:w w:val="105"/>
        </w:rPr>
        <w:t xml:space="preserve"> </w:t>
      </w:r>
      <w:r>
        <w:rPr>
          <w:spacing w:val="-3"/>
          <w:w w:val="105"/>
        </w:rPr>
        <w:t>M</w:t>
      </w:r>
      <w:r>
        <w:rPr>
          <w:spacing w:val="-2"/>
          <w:w w:val="105"/>
        </w:rPr>
        <w:t>u</w:t>
      </w:r>
      <w:r>
        <w:rPr>
          <w:spacing w:val="-3"/>
          <w:w w:val="105"/>
        </w:rPr>
        <w:t>l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i-w</w:t>
      </w:r>
      <w:r>
        <w:rPr>
          <w:spacing w:val="-2"/>
          <w:w w:val="105"/>
        </w:rPr>
        <w:t>av</w:t>
      </w:r>
      <w:r>
        <w:rPr>
          <w:spacing w:val="-3"/>
          <w:w w:val="105"/>
        </w:rPr>
        <w:t>ele</w:t>
      </w:r>
      <w:r>
        <w:rPr>
          <w:spacing w:val="-2"/>
          <w:w w:val="105"/>
        </w:rPr>
        <w:t>ngth</w:t>
      </w:r>
      <w:r>
        <w:rPr>
          <w:spacing w:val="41"/>
          <w:w w:val="105"/>
        </w:rPr>
        <w:t xml:space="preserve"> </w:t>
      </w:r>
      <w:r>
        <w:rPr>
          <w:w w:val="105"/>
        </w:rPr>
        <w:t>analysis</w:t>
      </w:r>
      <w:r>
        <w:rPr>
          <w:spacing w:val="41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features</w:t>
      </w:r>
      <w:r>
        <w:rPr>
          <w:spacing w:val="41"/>
          <w:w w:val="105"/>
        </w:rPr>
        <w:t xml:space="preserve"> </w:t>
      </w:r>
      <w:r>
        <w:rPr>
          <w:w w:val="105"/>
        </w:rPr>
        <w:t>connected</w:t>
      </w:r>
      <w:r>
        <w:rPr>
          <w:spacing w:val="41"/>
          <w:w w:val="105"/>
        </w:rPr>
        <w:t xml:space="preserve"> </w:t>
      </w:r>
      <w:r>
        <w:rPr>
          <w:w w:val="105"/>
        </w:rPr>
        <w:t>with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halo</w:t>
      </w:r>
      <w:r>
        <w:rPr>
          <w:spacing w:val="25"/>
          <w:w w:val="105"/>
        </w:rPr>
        <w:t xml:space="preserve"> </w:t>
      </w:r>
      <w:r>
        <w:rPr>
          <w:w w:val="105"/>
        </w:rPr>
        <w:t>CME</w:t>
      </w:r>
      <w:r>
        <w:rPr>
          <w:spacing w:val="41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nt.</w:t>
      </w:r>
      <w:r>
        <w:rPr>
          <w:w w:val="109"/>
        </w:rPr>
        <w:t xml:space="preserve"> </w:t>
      </w:r>
      <w:r>
        <w:rPr>
          <w:w w:val="102"/>
        </w:rPr>
        <w:t xml:space="preserve"> </w:t>
      </w:r>
      <w:proofErr w:type="gramStart"/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tronomy</w:t>
      </w:r>
      <w:r>
        <w:rPr>
          <w:spacing w:val="-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&amp;</w:t>
      </w:r>
      <w:r>
        <w:rPr>
          <w:spacing w:val="-4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434:329–341.</w:t>
      </w:r>
      <w:proofErr w:type="gramEnd"/>
    </w:p>
    <w:p w14:paraId="7D228BAF" w14:textId="77777777" w:rsidR="00FB4955" w:rsidRDefault="00E6617D">
      <w:pPr>
        <w:pStyle w:val="BodyText"/>
        <w:spacing w:before="179"/>
      </w:pPr>
      <w:bookmarkStart w:id="134" w:name="_bookmark33"/>
      <w:bookmarkEnd w:id="134"/>
      <w:proofErr w:type="spellStart"/>
      <w:r>
        <w:rPr>
          <w:w w:val="105"/>
        </w:rPr>
        <w:t>Reinard</w:t>
      </w:r>
      <w:proofErr w:type="spellEnd"/>
      <w:r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proofErr w:type="spellStart"/>
      <w:r>
        <w:rPr>
          <w:spacing w:val="-2"/>
          <w:w w:val="105"/>
        </w:rPr>
        <w:t>B</w:t>
      </w:r>
      <w:r>
        <w:rPr>
          <w:spacing w:val="-3"/>
          <w:w w:val="105"/>
        </w:rPr>
        <w:t>iesec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D.</w:t>
      </w:r>
      <w:r>
        <w:rPr>
          <w:spacing w:val="6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(2008).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Coronal</w:t>
      </w:r>
      <w:r>
        <w:rPr>
          <w:spacing w:val="6"/>
          <w:w w:val="105"/>
        </w:rPr>
        <w:t xml:space="preserve"> </w:t>
      </w:r>
      <w:r>
        <w:rPr>
          <w:w w:val="105"/>
        </w:rPr>
        <w:t>Mass</w:t>
      </w:r>
      <w:r>
        <w:rPr>
          <w:spacing w:val="6"/>
          <w:w w:val="105"/>
        </w:rPr>
        <w:t xml:space="preserve"> </w:t>
      </w:r>
      <w:r>
        <w:rPr>
          <w:w w:val="105"/>
        </w:rPr>
        <w:t>Ejection-Associated</w:t>
      </w:r>
      <w:r>
        <w:rPr>
          <w:spacing w:val="6"/>
          <w:w w:val="105"/>
        </w:rPr>
        <w:t xml:space="preserve"> </w:t>
      </w:r>
      <w:r>
        <w:rPr>
          <w:w w:val="105"/>
        </w:rPr>
        <w:t>Coronal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w w:val="105"/>
        </w:rPr>
        <w:t>.</w:t>
      </w:r>
    </w:p>
    <w:p w14:paraId="3155BD6C" w14:textId="77777777" w:rsidR="00FB4955" w:rsidRDefault="00E6617D">
      <w:pPr>
        <w:pStyle w:val="BodyText"/>
        <w:spacing w:before="18"/>
        <w:ind w:left="318"/>
        <w:jc w:val="both"/>
      </w:pPr>
      <w:proofErr w:type="gramStart"/>
      <w:r>
        <w:rPr>
          <w:w w:val="105"/>
          <w:u w:val="single" w:color="000000"/>
        </w:rPr>
        <w:t>The</w:t>
      </w:r>
      <w:r>
        <w:rPr>
          <w:spacing w:val="12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12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674:576–585.</w:t>
      </w:r>
      <w:proofErr w:type="gramEnd"/>
    </w:p>
    <w:p w14:paraId="4150B406" w14:textId="77777777" w:rsidR="00FB4955" w:rsidRDefault="00E6617D">
      <w:pPr>
        <w:pStyle w:val="BodyText"/>
        <w:spacing w:before="196" w:line="257" w:lineRule="auto"/>
        <w:ind w:left="318" w:right="118" w:hanging="219"/>
        <w:jc w:val="both"/>
      </w:pPr>
      <w:bookmarkStart w:id="135" w:name="_bookmark34"/>
      <w:bookmarkEnd w:id="135"/>
      <w:proofErr w:type="spellStart"/>
      <w:r>
        <w:rPr>
          <w:w w:val="105"/>
        </w:rPr>
        <w:t>Reinard</w:t>
      </w:r>
      <w:proofErr w:type="spellEnd"/>
      <w:r>
        <w:rPr>
          <w:w w:val="105"/>
        </w:rPr>
        <w:t>,</w:t>
      </w:r>
      <w:r>
        <w:rPr>
          <w:spacing w:val="48"/>
          <w:w w:val="105"/>
        </w:rPr>
        <w:t xml:space="preserve"> </w:t>
      </w:r>
      <w:r>
        <w:rPr>
          <w:w w:val="105"/>
        </w:rPr>
        <w:t>A.</w:t>
      </w:r>
      <w:r>
        <w:rPr>
          <w:spacing w:val="42"/>
          <w:w w:val="105"/>
        </w:rPr>
        <w:t xml:space="preserve"> </w:t>
      </w:r>
      <w:r>
        <w:rPr>
          <w:w w:val="105"/>
        </w:rPr>
        <w:t>A.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proofErr w:type="spellStart"/>
      <w:r>
        <w:rPr>
          <w:spacing w:val="-2"/>
          <w:w w:val="105"/>
        </w:rPr>
        <w:t>B</w:t>
      </w:r>
      <w:r>
        <w:rPr>
          <w:spacing w:val="-3"/>
          <w:w w:val="105"/>
        </w:rPr>
        <w:t>iesec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-2"/>
          <w:w w:val="105"/>
        </w:rPr>
        <w:t>,</w:t>
      </w:r>
      <w:r>
        <w:rPr>
          <w:spacing w:val="48"/>
          <w:w w:val="105"/>
        </w:rPr>
        <w:t xml:space="preserve"> </w:t>
      </w:r>
      <w:r>
        <w:rPr>
          <w:w w:val="105"/>
        </w:rPr>
        <w:t>D.</w:t>
      </w:r>
      <w:r>
        <w:rPr>
          <w:spacing w:val="42"/>
          <w:w w:val="105"/>
        </w:rPr>
        <w:t xml:space="preserve"> </w:t>
      </w:r>
      <w:r>
        <w:rPr>
          <w:w w:val="105"/>
        </w:rPr>
        <w:t>A.</w:t>
      </w:r>
      <w:r>
        <w:rPr>
          <w:spacing w:val="42"/>
          <w:w w:val="105"/>
        </w:rPr>
        <w:t xml:space="preserve"> </w:t>
      </w:r>
      <w:r>
        <w:rPr>
          <w:w w:val="105"/>
        </w:rPr>
        <w:t>(2009).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el</w:t>
      </w:r>
      <w:r>
        <w:rPr>
          <w:spacing w:val="-1"/>
          <w:w w:val="105"/>
        </w:rPr>
        <w:t>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p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wee</w:t>
      </w:r>
      <w:r>
        <w:rPr>
          <w:spacing w:val="-2"/>
          <w:w w:val="105"/>
        </w:rPr>
        <w:t>n</w:t>
      </w:r>
      <w:r>
        <w:rPr>
          <w:spacing w:val="42"/>
          <w:w w:val="105"/>
        </w:rPr>
        <w:t xml:space="preserve"> </w:t>
      </w:r>
      <w:r>
        <w:rPr>
          <w:w w:val="105"/>
        </w:rPr>
        <w:t>Coronal</w:t>
      </w:r>
      <w:r>
        <w:rPr>
          <w:spacing w:val="43"/>
          <w:w w:val="105"/>
        </w:rPr>
        <w:t xml:space="preserve"> </w:t>
      </w:r>
      <w:r>
        <w:rPr>
          <w:w w:val="105"/>
        </w:rPr>
        <w:t>Dimming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10"/>
        </w:rPr>
        <w:t xml:space="preserve"> </w:t>
      </w:r>
      <w:r>
        <w:rPr>
          <w:w w:val="105"/>
        </w:rPr>
        <w:t>Coronal</w:t>
      </w:r>
      <w:r>
        <w:rPr>
          <w:spacing w:val="19"/>
          <w:w w:val="105"/>
        </w:rPr>
        <w:t xml:space="preserve"> </w:t>
      </w:r>
      <w:r>
        <w:rPr>
          <w:w w:val="105"/>
        </w:rPr>
        <w:t>Mass</w:t>
      </w:r>
      <w:r>
        <w:rPr>
          <w:spacing w:val="20"/>
          <w:w w:val="105"/>
        </w:rPr>
        <w:t xml:space="preserve"> </w:t>
      </w:r>
      <w:r>
        <w:rPr>
          <w:w w:val="105"/>
        </w:rPr>
        <w:t>Ejection</w:t>
      </w:r>
      <w:r>
        <w:rPr>
          <w:spacing w:val="20"/>
          <w:w w:val="105"/>
        </w:rPr>
        <w:t xml:space="preserve"> </w:t>
      </w:r>
      <w:r>
        <w:rPr>
          <w:w w:val="105"/>
        </w:rPr>
        <w:t>Properties.</w:t>
      </w:r>
      <w:proofErr w:type="gramEnd"/>
      <w:r>
        <w:rPr>
          <w:spacing w:val="46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20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1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705(1)</w:t>
      </w:r>
      <w:proofErr w:type="gramStart"/>
      <w:r>
        <w:rPr>
          <w:w w:val="105"/>
        </w:rPr>
        <w:t>:914</w:t>
      </w:r>
      <w:proofErr w:type="gramEnd"/>
      <w:r>
        <w:rPr>
          <w:w w:val="105"/>
        </w:rPr>
        <w:t>–919.</w:t>
      </w:r>
    </w:p>
    <w:p w14:paraId="50171136" w14:textId="77777777" w:rsidR="00FB4955" w:rsidRDefault="00E6617D">
      <w:pPr>
        <w:pStyle w:val="BodyText"/>
        <w:spacing w:before="179"/>
      </w:pPr>
      <w:proofErr w:type="spellStart"/>
      <w:r>
        <w:rPr>
          <w:spacing w:val="-2"/>
          <w:w w:val="110"/>
        </w:rPr>
        <w:t>R</w:t>
      </w:r>
      <w:r>
        <w:rPr>
          <w:spacing w:val="-3"/>
          <w:w w:val="110"/>
        </w:rPr>
        <w:t>ob</w:t>
      </w:r>
      <w:r>
        <w:rPr>
          <w:spacing w:val="-2"/>
          <w:w w:val="110"/>
        </w:rPr>
        <w:t>br</w:t>
      </w:r>
      <w:r>
        <w:rPr>
          <w:spacing w:val="-3"/>
          <w:w w:val="110"/>
        </w:rPr>
        <w:t>ec</w:t>
      </w:r>
      <w:r>
        <w:rPr>
          <w:spacing w:val="-2"/>
          <w:w w:val="110"/>
        </w:rPr>
        <w:t>ht</w:t>
      </w:r>
      <w:proofErr w:type="spellEnd"/>
      <w:r>
        <w:rPr>
          <w:spacing w:val="-2"/>
          <w:w w:val="110"/>
        </w:rPr>
        <w:t>,</w:t>
      </w:r>
      <w:r>
        <w:rPr>
          <w:spacing w:val="-28"/>
          <w:w w:val="110"/>
        </w:rPr>
        <w:t xml:space="preserve"> </w:t>
      </w:r>
      <w:r>
        <w:rPr>
          <w:w w:val="110"/>
        </w:rPr>
        <w:t>E.</w:t>
      </w:r>
      <w:r>
        <w:rPr>
          <w:spacing w:val="-30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30"/>
          <w:w w:val="110"/>
        </w:rPr>
        <w:t xml:space="preserve"> </w:t>
      </w:r>
      <w:r>
        <w:rPr>
          <w:spacing w:val="-5"/>
          <w:w w:val="110"/>
        </w:rPr>
        <w:t>W</w:t>
      </w:r>
      <w:r>
        <w:rPr>
          <w:spacing w:val="-4"/>
          <w:w w:val="110"/>
        </w:rPr>
        <w:t>an</w:t>
      </w:r>
      <w:r>
        <w:rPr>
          <w:spacing w:val="-5"/>
          <w:w w:val="110"/>
        </w:rPr>
        <w:t>g,</w:t>
      </w:r>
      <w:r>
        <w:rPr>
          <w:spacing w:val="-28"/>
          <w:w w:val="110"/>
        </w:rPr>
        <w:t xml:space="preserve"> </w:t>
      </w:r>
      <w:r>
        <w:rPr>
          <w:w w:val="110"/>
        </w:rPr>
        <w:t>Y</w:t>
      </w:r>
      <w:proofErr w:type="gramStart"/>
      <w:r>
        <w:rPr>
          <w:w w:val="110"/>
        </w:rPr>
        <w:t>.-</w:t>
      </w:r>
      <w:proofErr w:type="gramEnd"/>
      <w:r>
        <w:rPr>
          <w:w w:val="110"/>
        </w:rPr>
        <w:t>M.</w:t>
      </w:r>
      <w:r>
        <w:rPr>
          <w:spacing w:val="-30"/>
          <w:w w:val="110"/>
        </w:rPr>
        <w:t xml:space="preserve"> </w:t>
      </w:r>
      <w:r>
        <w:rPr>
          <w:w w:val="110"/>
        </w:rPr>
        <w:t>(2010).</w:t>
      </w:r>
      <w:r>
        <w:rPr>
          <w:spacing w:val="-24"/>
          <w:w w:val="110"/>
        </w:rPr>
        <w:t xml:space="preserve"> </w:t>
      </w:r>
      <w:proofErr w:type="gramStart"/>
      <w:r>
        <w:rPr>
          <w:w w:val="110"/>
        </w:rPr>
        <w:t>The</w:t>
      </w:r>
      <w:r>
        <w:rPr>
          <w:spacing w:val="-30"/>
          <w:w w:val="110"/>
        </w:rPr>
        <w:t xml:space="preserve"> 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em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ratur</w:t>
      </w:r>
      <w:r>
        <w:rPr>
          <w:spacing w:val="-2"/>
          <w:w w:val="110"/>
        </w:rPr>
        <w:t>e-De</w:t>
      </w:r>
      <w:r>
        <w:rPr>
          <w:spacing w:val="-1"/>
          <w:w w:val="110"/>
        </w:rPr>
        <w:t>p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nd</w:t>
      </w:r>
      <w:r>
        <w:rPr>
          <w:spacing w:val="-2"/>
          <w:w w:val="110"/>
        </w:rPr>
        <w:t>e</w:t>
      </w:r>
      <w:r>
        <w:rPr>
          <w:spacing w:val="-1"/>
          <w:w w:val="110"/>
        </w:rPr>
        <w:t>nt</w:t>
      </w:r>
      <w:r>
        <w:rPr>
          <w:spacing w:val="-30"/>
          <w:w w:val="110"/>
        </w:rPr>
        <w:t xml:space="preserve"> </w:t>
      </w:r>
      <w:r>
        <w:rPr>
          <w:w w:val="110"/>
        </w:rPr>
        <w:t>Nature</w:t>
      </w:r>
      <w:r>
        <w:rPr>
          <w:spacing w:val="-30"/>
          <w:w w:val="110"/>
        </w:rPr>
        <w:t xml:space="preserve"> </w:t>
      </w:r>
      <w:r>
        <w:rPr>
          <w:w w:val="110"/>
        </w:rPr>
        <w:t>of</w:t>
      </w:r>
      <w:r>
        <w:rPr>
          <w:spacing w:val="-29"/>
          <w:w w:val="110"/>
        </w:rPr>
        <w:t xml:space="preserve"> </w:t>
      </w:r>
      <w:r>
        <w:rPr>
          <w:w w:val="110"/>
        </w:rPr>
        <w:t>Coronal</w:t>
      </w:r>
      <w:r>
        <w:rPr>
          <w:spacing w:val="-30"/>
          <w:w w:val="110"/>
        </w:rPr>
        <w:t xml:space="preserve"> </w:t>
      </w:r>
      <w:proofErr w:type="spellStart"/>
      <w:r>
        <w:rPr>
          <w:w w:val="110"/>
        </w:rPr>
        <w:t>Dimmings</w:t>
      </w:r>
      <w:proofErr w:type="spellEnd"/>
      <w:r>
        <w:rPr>
          <w:w w:val="110"/>
        </w:rPr>
        <w:t>.</w:t>
      </w:r>
      <w:proofErr w:type="gramEnd"/>
    </w:p>
    <w:p w14:paraId="1FFC25F4" w14:textId="77777777" w:rsidR="00FB4955" w:rsidRDefault="00E6617D">
      <w:pPr>
        <w:pStyle w:val="BodyText"/>
        <w:spacing w:before="18"/>
        <w:ind w:left="318"/>
        <w:jc w:val="both"/>
      </w:pPr>
      <w:proofErr w:type="gramStart"/>
      <w:r>
        <w:rPr>
          <w:w w:val="105"/>
          <w:u w:val="single" w:color="000000"/>
        </w:rPr>
        <w:t>The</w:t>
      </w:r>
      <w:r>
        <w:rPr>
          <w:spacing w:val="24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4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spacing w:val="25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Letters</w:t>
      </w:r>
      <w:r>
        <w:rPr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720:88–92.</w:t>
      </w:r>
      <w:proofErr w:type="gramEnd"/>
    </w:p>
    <w:p w14:paraId="2748B33F" w14:textId="77777777" w:rsidR="00FB4955" w:rsidRDefault="00E6617D">
      <w:pPr>
        <w:pStyle w:val="BodyText"/>
        <w:spacing w:before="123" w:line="221" w:lineRule="auto"/>
        <w:ind w:left="318" w:right="118" w:hanging="219"/>
        <w:jc w:val="both"/>
      </w:pPr>
      <w:proofErr w:type="spellStart"/>
      <w:r>
        <w:rPr>
          <w:w w:val="105"/>
        </w:rPr>
        <w:t>Rompolt</w:t>
      </w:r>
      <w:proofErr w:type="spellEnd"/>
      <w:proofErr w:type="gramStart"/>
      <w:r>
        <w:rPr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spacing w:val="33"/>
          <w:w w:val="105"/>
        </w:rPr>
        <w:t xml:space="preserve"> </w:t>
      </w:r>
      <w:r>
        <w:rPr>
          <w:w w:val="105"/>
        </w:rPr>
        <w:t>(1967)</w:t>
      </w:r>
      <w:proofErr w:type="gramStart"/>
      <w:r>
        <w:rPr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rFonts w:ascii="メイリオ" w:eastAsia="メイリオ" w:hAnsi="メイリオ" w:cs="メイリオ"/>
          <w:i/>
          <w:spacing w:val="-1"/>
          <w:w w:val="105"/>
        </w:rPr>
        <w:t>↵</w:t>
      </w:r>
      <w:r>
        <w:rPr>
          <w:rFonts w:ascii="メイリオ" w:eastAsia="メイリオ" w:hAnsi="メイリオ" w:cs="メイリオ"/>
          <w:i/>
          <w:spacing w:val="13"/>
          <w:w w:val="105"/>
        </w:rPr>
        <w:t xml:space="preserve"> </w:t>
      </w:r>
      <w:r>
        <w:rPr>
          <w:w w:val="105"/>
        </w:rPr>
        <w:t>Radiation</w:t>
      </w:r>
      <w:r>
        <w:rPr>
          <w:spacing w:val="33"/>
          <w:w w:val="105"/>
        </w:rPr>
        <w:t xml:space="preserve"> </w:t>
      </w:r>
      <w:r>
        <w:rPr>
          <w:w w:val="105"/>
        </w:rPr>
        <w:t>Field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Solar</w:t>
      </w:r>
      <w:r>
        <w:rPr>
          <w:spacing w:val="33"/>
          <w:w w:val="105"/>
        </w:rPr>
        <w:t xml:space="preserve"> </w:t>
      </w:r>
      <w:r>
        <w:rPr>
          <w:w w:val="105"/>
        </w:rPr>
        <w:t>Corona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33"/>
          <w:w w:val="105"/>
        </w:rPr>
        <w:t xml:space="preserve"> </w:t>
      </w:r>
      <w:r>
        <w:rPr>
          <w:spacing w:val="-3"/>
          <w:w w:val="105"/>
        </w:rPr>
        <w:t>Mo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w w:val="105"/>
        </w:rPr>
        <w:t>Prominences.</w:t>
      </w:r>
      <w:proofErr w:type="gramEnd"/>
      <w:r>
        <w:rPr>
          <w:spacing w:val="27"/>
          <w:w w:val="105"/>
        </w:rPr>
        <w:t xml:space="preserve"> </w:t>
      </w:r>
      <w:proofErr w:type="spellStart"/>
      <w:proofErr w:type="gramStart"/>
      <w:r>
        <w:rPr>
          <w:w w:val="105"/>
          <w:u w:val="single" w:color="000000"/>
        </w:rPr>
        <w:t>Acta</w:t>
      </w:r>
      <w:proofErr w:type="spellEnd"/>
      <w:r>
        <w:rPr>
          <w:w w:val="111"/>
        </w:rPr>
        <w:t xml:space="preserve"> </w:t>
      </w:r>
      <w:r>
        <w:rPr>
          <w:w w:val="102"/>
        </w:rPr>
        <w:t xml:space="preserve"> </w:t>
      </w:r>
      <w:proofErr w:type="spellStart"/>
      <w:r>
        <w:rPr>
          <w:w w:val="105"/>
          <w:u w:val="single" w:color="000000"/>
        </w:rPr>
        <w:t>Astronomica</w:t>
      </w:r>
      <w:proofErr w:type="spellEnd"/>
      <w:proofErr w:type="gramEnd"/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w w:val="105"/>
        </w:rPr>
        <w:t>17.</w:t>
      </w:r>
    </w:p>
    <w:p w14:paraId="2B1134CE" w14:textId="77777777" w:rsidR="00FB4955" w:rsidRDefault="00FB4955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</w:p>
    <w:p w14:paraId="4E239029" w14:textId="77777777" w:rsidR="00FB4955" w:rsidRDefault="00E6617D">
      <w:pPr>
        <w:pStyle w:val="BodyText"/>
        <w:spacing w:line="257" w:lineRule="auto"/>
        <w:ind w:left="318" w:right="118" w:hanging="219"/>
        <w:jc w:val="both"/>
      </w:pPr>
      <w:proofErr w:type="spellStart"/>
      <w:r>
        <w:rPr>
          <w:spacing w:val="-3"/>
          <w:w w:val="105"/>
        </w:rPr>
        <w:t>Sc</w:t>
      </w:r>
      <w:r>
        <w:rPr>
          <w:spacing w:val="-2"/>
          <w:w w:val="105"/>
        </w:rPr>
        <w:t>hr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jv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C.</w:t>
      </w:r>
      <w:r>
        <w:rPr>
          <w:spacing w:val="29"/>
          <w:w w:val="105"/>
        </w:rPr>
        <w:t xml:space="preserve"> </w:t>
      </w:r>
      <w:r>
        <w:rPr>
          <w:w w:val="105"/>
        </w:rPr>
        <w:t>J.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Higgins,</w:t>
      </w:r>
      <w:r>
        <w:rPr>
          <w:spacing w:val="32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w w:val="105"/>
        </w:rPr>
        <w:t>A.</w:t>
      </w:r>
      <w:r>
        <w:rPr>
          <w:spacing w:val="29"/>
          <w:w w:val="105"/>
        </w:rPr>
        <w:t xml:space="preserve"> </w:t>
      </w:r>
      <w:r>
        <w:rPr>
          <w:w w:val="105"/>
        </w:rPr>
        <w:t>(2015).</w:t>
      </w:r>
      <w:r>
        <w:rPr>
          <w:spacing w:val="16"/>
          <w:w w:val="105"/>
        </w:rPr>
        <w:t xml:space="preserve"> </w:t>
      </w:r>
      <w:proofErr w:type="gramStart"/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Statistical</w:t>
      </w:r>
      <w:r>
        <w:rPr>
          <w:spacing w:val="30"/>
          <w:w w:val="105"/>
        </w:rPr>
        <w:t xml:space="preserve"> </w:t>
      </w:r>
      <w:r>
        <w:rPr>
          <w:w w:val="105"/>
        </w:rPr>
        <w:t>Study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tant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Con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qu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ces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ge</w:t>
      </w:r>
      <w:r>
        <w:rPr>
          <w:spacing w:val="43"/>
          <w:w w:val="99"/>
        </w:rPr>
        <w:t xml:space="preserve"> </w:t>
      </w:r>
      <w:r>
        <w:rPr>
          <w:w w:val="105"/>
        </w:rPr>
        <w:t>Solar</w:t>
      </w:r>
      <w:r>
        <w:rPr>
          <w:spacing w:val="5"/>
          <w:w w:val="105"/>
        </w:rPr>
        <w:t xml:space="preserve"> </w:t>
      </w:r>
      <w:r>
        <w:rPr>
          <w:w w:val="105"/>
        </w:rPr>
        <w:t>Energetic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nt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.</w:t>
      </w:r>
      <w:proofErr w:type="gramEnd"/>
      <w:r>
        <w:rPr>
          <w:spacing w:val="26"/>
          <w:w w:val="105"/>
        </w:rPr>
        <w:t xml:space="preserve"> </w:t>
      </w:r>
      <w:r>
        <w:rPr>
          <w:w w:val="105"/>
          <w:u w:val="single" w:color="000000"/>
        </w:rPr>
        <w:t>Solar</w:t>
      </w:r>
      <w:r>
        <w:rPr>
          <w:spacing w:val="6"/>
          <w:w w:val="105"/>
          <w:u w:val="single" w:color="000000"/>
        </w:rPr>
        <w:t xml:space="preserve"> </w:t>
      </w:r>
      <w:r>
        <w:rPr>
          <w:spacing w:val="-1"/>
          <w:w w:val="105"/>
          <w:u w:val="single" w:color="000000"/>
        </w:rPr>
        <w:t>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290(10)</w:t>
      </w:r>
      <w:proofErr w:type="gramStart"/>
      <w:r>
        <w:rPr>
          <w:w w:val="105"/>
        </w:rPr>
        <w:t>:2943</w:t>
      </w:r>
      <w:proofErr w:type="gramEnd"/>
      <w:r>
        <w:rPr>
          <w:w w:val="105"/>
        </w:rPr>
        <w:t>–2950.</w:t>
      </w:r>
    </w:p>
    <w:p w14:paraId="455E601E" w14:textId="77777777" w:rsidR="00FB4955" w:rsidRDefault="00E6617D">
      <w:pPr>
        <w:pStyle w:val="BodyText"/>
        <w:spacing w:before="179"/>
      </w:pPr>
      <w:bookmarkStart w:id="136" w:name="_bookmark35"/>
      <w:bookmarkEnd w:id="136"/>
      <w:proofErr w:type="gramStart"/>
      <w:r>
        <w:rPr>
          <w:w w:val="105"/>
        </w:rPr>
        <w:t>Sterling,</w:t>
      </w:r>
      <w:r>
        <w:rPr>
          <w:spacing w:val="-1"/>
          <w:w w:val="105"/>
        </w:rPr>
        <w:t xml:space="preserve"> </w:t>
      </w:r>
      <w:r>
        <w:rPr>
          <w:w w:val="105"/>
        </w:rPr>
        <w:t>A.</w:t>
      </w:r>
      <w:r>
        <w:rPr>
          <w:spacing w:val="-6"/>
          <w:w w:val="105"/>
        </w:rPr>
        <w:t xml:space="preserve"> </w:t>
      </w:r>
      <w:r>
        <w:rPr>
          <w:w w:val="105"/>
        </w:rPr>
        <w:t>C.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Hudson, H.</w:t>
      </w:r>
      <w:r>
        <w:rPr>
          <w:spacing w:val="-6"/>
          <w:w w:val="105"/>
        </w:rPr>
        <w:t xml:space="preserve"> </w:t>
      </w:r>
      <w:r>
        <w:rPr>
          <w:w w:val="105"/>
        </w:rPr>
        <w:t>S.</w:t>
      </w:r>
      <w:r>
        <w:rPr>
          <w:spacing w:val="-6"/>
          <w:w w:val="105"/>
        </w:rPr>
        <w:t xml:space="preserve"> </w:t>
      </w:r>
      <w:r>
        <w:rPr>
          <w:w w:val="105"/>
        </w:rPr>
        <w:t>(1997).</w:t>
      </w:r>
      <w:proofErr w:type="gramEnd"/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YOHKOH</w:t>
      </w:r>
      <w:r>
        <w:rPr>
          <w:spacing w:val="-5"/>
          <w:w w:val="105"/>
        </w:rPr>
        <w:t xml:space="preserve"> </w:t>
      </w:r>
      <w:r>
        <w:rPr>
          <w:w w:val="105"/>
        </w:rPr>
        <w:t>SXT</w:t>
      </w:r>
      <w:r>
        <w:rPr>
          <w:spacing w:val="-6"/>
          <w:w w:val="105"/>
        </w:rPr>
        <w:t xml:space="preserve"> OB</w:t>
      </w:r>
      <w:r>
        <w:rPr>
          <w:spacing w:val="-7"/>
          <w:w w:val="105"/>
        </w:rPr>
        <w:t>S</w:t>
      </w:r>
      <w:r>
        <w:rPr>
          <w:spacing w:val="-6"/>
          <w:w w:val="105"/>
        </w:rPr>
        <w:t>ER</w:t>
      </w:r>
      <w:r>
        <w:rPr>
          <w:spacing w:val="-7"/>
          <w:w w:val="105"/>
        </w:rPr>
        <w:t>VA</w:t>
      </w:r>
      <w:r>
        <w:rPr>
          <w:spacing w:val="-6"/>
          <w:w w:val="105"/>
        </w:rPr>
        <w:t>TIO</w:t>
      </w:r>
      <w:r>
        <w:rPr>
          <w:spacing w:val="-7"/>
          <w:w w:val="105"/>
        </w:rPr>
        <w:t>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5"/>
          <w:w w:val="105"/>
        </w:rPr>
        <w:t>X-</w:t>
      </w:r>
      <w:r>
        <w:rPr>
          <w:spacing w:val="-4"/>
          <w:w w:val="105"/>
        </w:rPr>
        <w:t>R</w:t>
      </w:r>
      <w:r>
        <w:rPr>
          <w:spacing w:val="-5"/>
          <w:w w:val="105"/>
        </w:rPr>
        <w:t>AY</w:t>
      </w:r>
      <w:r>
        <w:rPr>
          <w:spacing w:val="-6"/>
          <w:w w:val="105"/>
        </w:rPr>
        <w:t xml:space="preserve"> </w:t>
      </w:r>
      <w:r>
        <w:rPr>
          <w:w w:val="105"/>
        </w:rPr>
        <w:t>DIMMING</w:t>
      </w:r>
    </w:p>
    <w:p w14:paraId="509A35F7" w14:textId="77777777" w:rsidR="00FB4955" w:rsidRDefault="00E6617D">
      <w:pPr>
        <w:pStyle w:val="BodyText"/>
        <w:spacing w:before="18" w:line="257" w:lineRule="auto"/>
        <w:ind w:left="318" w:right="118"/>
        <w:jc w:val="both"/>
      </w:pPr>
      <w:r>
        <w:rPr>
          <w:spacing w:val="-3"/>
          <w:w w:val="105"/>
        </w:rPr>
        <w:t>ASS</w:t>
      </w:r>
      <w:r>
        <w:rPr>
          <w:spacing w:val="-2"/>
          <w:w w:val="105"/>
        </w:rPr>
        <w:t>OCI</w:t>
      </w:r>
      <w:r>
        <w:rPr>
          <w:spacing w:val="-3"/>
          <w:w w:val="105"/>
        </w:rPr>
        <w:t>A</w:t>
      </w:r>
      <w:r>
        <w:rPr>
          <w:spacing w:val="-2"/>
          <w:w w:val="105"/>
        </w:rPr>
        <w:t>TED</w:t>
      </w:r>
      <w:r>
        <w:rPr>
          <w:spacing w:val="47"/>
          <w:w w:val="105"/>
        </w:rPr>
        <w:t xml:space="preserve"> </w:t>
      </w:r>
      <w:r>
        <w:rPr>
          <w:w w:val="105"/>
        </w:rPr>
        <w:t>WITH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w w:val="105"/>
        </w:rPr>
        <w:t>HALO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CORO</w:t>
      </w:r>
      <w:r>
        <w:rPr>
          <w:spacing w:val="-2"/>
          <w:w w:val="105"/>
        </w:rPr>
        <w:t>NAL</w:t>
      </w:r>
      <w:r>
        <w:rPr>
          <w:spacing w:val="47"/>
          <w:w w:val="105"/>
        </w:rPr>
        <w:t xml:space="preserve"> </w:t>
      </w:r>
      <w:r>
        <w:rPr>
          <w:w w:val="105"/>
        </w:rPr>
        <w:t>MASS</w:t>
      </w:r>
      <w:r>
        <w:rPr>
          <w:spacing w:val="48"/>
          <w:w w:val="105"/>
        </w:rPr>
        <w:t xml:space="preserve"> </w:t>
      </w:r>
      <w:r>
        <w:rPr>
          <w:w w:val="105"/>
        </w:rPr>
        <w:t>EJECTION.</w:t>
      </w:r>
      <w:r>
        <w:rPr>
          <w:spacing w:val="7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47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47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9"/>
          <w:w w:val="109"/>
        </w:rPr>
        <w:t xml:space="preserve"> </w:t>
      </w:r>
      <w:r>
        <w:rPr>
          <w:w w:val="105"/>
        </w:rPr>
        <w:t>491:L55–L58.</w:t>
      </w:r>
    </w:p>
    <w:p w14:paraId="4715211E" w14:textId="77777777" w:rsidR="00FB4955" w:rsidRDefault="00FB4955">
      <w:pPr>
        <w:spacing w:line="257" w:lineRule="auto"/>
        <w:jc w:val="both"/>
        <w:sectPr w:rsidR="00FB4955">
          <w:headerReference w:type="default" r:id="rId25"/>
          <w:pgSz w:w="12240" w:h="15840"/>
          <w:pgMar w:top="1340" w:right="1320" w:bottom="280" w:left="1340" w:header="1132" w:footer="0" w:gutter="0"/>
          <w:cols w:space="720"/>
        </w:sectPr>
      </w:pPr>
    </w:p>
    <w:p w14:paraId="10A45451" w14:textId="77777777" w:rsidR="00FB4955" w:rsidRDefault="00E6617D">
      <w:pPr>
        <w:pStyle w:val="BodyText"/>
        <w:spacing w:before="30"/>
        <w:ind w:left="0" w:right="119"/>
        <w:jc w:val="right"/>
      </w:pPr>
      <w:r>
        <w:rPr>
          <w:w w:val="95"/>
        </w:rPr>
        <w:lastRenderedPageBreak/>
        <w:t>46</w:t>
      </w:r>
    </w:p>
    <w:p w14:paraId="0B4367CB" w14:textId="77777777" w:rsidR="00FB4955" w:rsidRDefault="00FB4955">
      <w:pPr>
        <w:spacing w:before="1"/>
        <w:rPr>
          <w:rFonts w:ascii="Times New Roman" w:eastAsia="Times New Roman" w:hAnsi="Times New Roman" w:cs="Times New Roman"/>
          <w:sz w:val="28"/>
          <w:szCs w:val="28"/>
        </w:rPr>
      </w:pPr>
    </w:p>
    <w:p w14:paraId="33F18B59" w14:textId="77777777" w:rsidR="00FB4955" w:rsidRDefault="00E6617D">
      <w:pPr>
        <w:pStyle w:val="BodyText"/>
        <w:spacing w:line="257" w:lineRule="auto"/>
        <w:ind w:left="318" w:right="118" w:hanging="219"/>
        <w:jc w:val="both"/>
      </w:pPr>
      <w:proofErr w:type="gramStart"/>
      <w:r>
        <w:rPr>
          <w:w w:val="110"/>
        </w:rPr>
        <w:t>Swings,</w:t>
      </w:r>
      <w:r>
        <w:rPr>
          <w:spacing w:val="-4"/>
          <w:w w:val="110"/>
        </w:rPr>
        <w:t xml:space="preserve"> </w:t>
      </w:r>
      <w:r>
        <w:rPr>
          <w:spacing w:val="-10"/>
          <w:w w:val="110"/>
        </w:rPr>
        <w:t>P</w:t>
      </w:r>
      <w:r>
        <w:rPr>
          <w:spacing w:val="-11"/>
          <w:w w:val="110"/>
        </w:rPr>
        <w:t>.</w:t>
      </w:r>
      <w:r>
        <w:rPr>
          <w:spacing w:val="-3"/>
          <w:w w:val="110"/>
        </w:rPr>
        <w:t xml:space="preserve"> </w:t>
      </w:r>
      <w:r>
        <w:rPr>
          <w:w w:val="110"/>
        </w:rPr>
        <w:t>(1941).</w:t>
      </w:r>
      <w:proofErr w:type="gramEnd"/>
      <w:r>
        <w:rPr>
          <w:spacing w:val="18"/>
          <w:w w:val="110"/>
        </w:rPr>
        <w:t xml:space="preserve"> </w:t>
      </w:r>
      <w:r>
        <w:rPr>
          <w:w w:val="110"/>
        </w:rPr>
        <w:t>Complex</w:t>
      </w:r>
      <w:r>
        <w:rPr>
          <w:spacing w:val="-3"/>
          <w:w w:val="110"/>
        </w:rPr>
        <w:t xml:space="preserve"> </w:t>
      </w:r>
      <w:r>
        <w:rPr>
          <w:w w:val="110"/>
        </w:rPr>
        <w:t>Structure</w:t>
      </w:r>
      <w:r>
        <w:rPr>
          <w:spacing w:val="-4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Cometary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bands</w:t>
      </w:r>
      <w:r>
        <w:rPr>
          <w:spacing w:val="-4"/>
          <w:w w:val="110"/>
        </w:rPr>
        <w:t xml:space="preserve"> </w:t>
      </w:r>
      <w:r>
        <w:rPr>
          <w:spacing w:val="-3"/>
          <w:w w:val="110"/>
        </w:rPr>
        <w:t>T</w:t>
      </w:r>
      <w:r>
        <w:rPr>
          <w:spacing w:val="-4"/>
          <w:w w:val="110"/>
        </w:rPr>
        <w:t>e</w:t>
      </w:r>
      <w:r>
        <w:rPr>
          <w:spacing w:val="-3"/>
          <w:w w:val="110"/>
        </w:rPr>
        <w:t>ntat</w:t>
      </w:r>
      <w:r>
        <w:rPr>
          <w:spacing w:val="-4"/>
          <w:w w:val="110"/>
        </w:rPr>
        <w:t>ively</w:t>
      </w:r>
      <w:r>
        <w:rPr>
          <w:spacing w:val="-3"/>
          <w:w w:val="110"/>
        </w:rPr>
        <w:t xml:space="preserve"> </w:t>
      </w:r>
      <w:r>
        <w:rPr>
          <w:w w:val="110"/>
        </w:rPr>
        <w:t>Ascribed</w:t>
      </w:r>
      <w:r>
        <w:rPr>
          <w:spacing w:val="-3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spacing w:val="-2"/>
          <w:w w:val="110"/>
        </w:rPr>
        <w:t>Con</w:t>
      </w:r>
      <w:r>
        <w:rPr>
          <w:spacing w:val="-1"/>
          <w:w w:val="110"/>
        </w:rPr>
        <w:t>t</w:t>
      </w:r>
      <w:r>
        <w:rPr>
          <w:spacing w:val="-2"/>
          <w:w w:val="110"/>
        </w:rPr>
        <w:t>ou</w:t>
      </w:r>
      <w:r>
        <w:rPr>
          <w:spacing w:val="-1"/>
          <w:w w:val="110"/>
        </w:rPr>
        <w:t>r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21"/>
          <w:w w:val="95"/>
        </w:rPr>
        <w:t xml:space="preserve"> </w:t>
      </w:r>
      <w:r>
        <w:rPr>
          <w:w w:val="110"/>
        </w:rPr>
        <w:t>the</w:t>
      </w:r>
      <w:r>
        <w:rPr>
          <w:spacing w:val="-14"/>
          <w:w w:val="110"/>
        </w:rPr>
        <w:t xml:space="preserve"> </w:t>
      </w:r>
      <w:r>
        <w:rPr>
          <w:w w:val="110"/>
        </w:rPr>
        <w:t>Solar</w:t>
      </w:r>
      <w:r>
        <w:rPr>
          <w:spacing w:val="-12"/>
          <w:w w:val="110"/>
        </w:rPr>
        <w:t xml:space="preserve"> </w:t>
      </w:r>
      <w:r>
        <w:rPr>
          <w:w w:val="110"/>
        </w:rPr>
        <w:t>Spectrum.</w:t>
      </w:r>
      <w:r>
        <w:rPr>
          <w:spacing w:val="3"/>
          <w:w w:val="110"/>
        </w:rPr>
        <w:t xml:space="preserve"> </w:t>
      </w:r>
      <w:r>
        <w:rPr>
          <w:spacing w:val="-3"/>
          <w:w w:val="110"/>
          <w:u w:val="single" w:color="000000"/>
        </w:rPr>
        <w:t>Lick</w:t>
      </w:r>
      <w:r>
        <w:rPr>
          <w:spacing w:val="-13"/>
          <w:w w:val="110"/>
          <w:u w:val="single" w:color="000000"/>
        </w:rPr>
        <w:t xml:space="preserve"> </w:t>
      </w:r>
      <w:r>
        <w:rPr>
          <w:spacing w:val="-3"/>
          <w:w w:val="110"/>
          <w:u w:val="single" w:color="000000"/>
        </w:rPr>
        <w:t>O</w:t>
      </w:r>
      <w:r>
        <w:rPr>
          <w:spacing w:val="-2"/>
          <w:w w:val="110"/>
          <w:u w:val="single" w:color="000000"/>
        </w:rPr>
        <w:t>b</w:t>
      </w:r>
      <w:r>
        <w:rPr>
          <w:spacing w:val="-3"/>
          <w:w w:val="110"/>
          <w:u w:val="single" w:color="000000"/>
        </w:rPr>
        <w:t>se</w:t>
      </w:r>
      <w:r>
        <w:rPr>
          <w:spacing w:val="-2"/>
          <w:w w:val="110"/>
          <w:u w:val="single" w:color="000000"/>
        </w:rPr>
        <w:t>r</w:t>
      </w:r>
      <w:r>
        <w:rPr>
          <w:spacing w:val="-3"/>
          <w:w w:val="110"/>
          <w:u w:val="single" w:color="000000"/>
        </w:rPr>
        <w:t>v</w:t>
      </w:r>
      <w:r>
        <w:rPr>
          <w:spacing w:val="-2"/>
          <w:w w:val="110"/>
          <w:u w:val="single" w:color="000000"/>
        </w:rPr>
        <w:t>at</w:t>
      </w:r>
      <w:r>
        <w:rPr>
          <w:spacing w:val="-3"/>
          <w:w w:val="110"/>
          <w:u w:val="single" w:color="000000"/>
        </w:rPr>
        <w:t>ory</w:t>
      </w:r>
      <w:r>
        <w:rPr>
          <w:spacing w:val="-13"/>
          <w:w w:val="110"/>
          <w:u w:val="single" w:color="000000"/>
        </w:rPr>
        <w:t xml:space="preserve"> </w:t>
      </w:r>
      <w:r>
        <w:rPr>
          <w:w w:val="110"/>
          <w:u w:val="single" w:color="000000"/>
        </w:rPr>
        <w:t>Bulletin</w:t>
      </w:r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508.</w:t>
      </w:r>
    </w:p>
    <w:p w14:paraId="547B9C70" w14:textId="77777777" w:rsidR="00FB4955" w:rsidRDefault="00E6617D">
      <w:pPr>
        <w:pStyle w:val="BodyText"/>
        <w:spacing w:before="180" w:line="257" w:lineRule="auto"/>
        <w:ind w:left="318" w:right="118" w:hanging="219"/>
        <w:jc w:val="both"/>
      </w:pPr>
      <w:proofErr w:type="spellStart"/>
      <w:proofErr w:type="gramStart"/>
      <w:r>
        <w:rPr>
          <w:w w:val="105"/>
        </w:rPr>
        <w:t>Tian</w:t>
      </w:r>
      <w:proofErr w:type="spellEnd"/>
      <w:r>
        <w:rPr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H.,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Mc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h,</w:t>
      </w:r>
      <w:r>
        <w:rPr>
          <w:spacing w:val="46"/>
          <w:w w:val="105"/>
        </w:rPr>
        <w:t xml:space="preserve"> </w:t>
      </w:r>
      <w:r>
        <w:rPr>
          <w:w w:val="105"/>
        </w:rPr>
        <w:t>S.</w:t>
      </w:r>
      <w:r>
        <w:rPr>
          <w:spacing w:val="41"/>
          <w:w w:val="105"/>
        </w:rPr>
        <w:t xml:space="preserve"> </w:t>
      </w:r>
      <w:r>
        <w:rPr>
          <w:w w:val="105"/>
        </w:rPr>
        <w:t>W.,</w:t>
      </w:r>
      <w:r>
        <w:rPr>
          <w:spacing w:val="45"/>
          <w:w w:val="105"/>
        </w:rPr>
        <w:t xml:space="preserve"> </w:t>
      </w:r>
      <w:r>
        <w:rPr>
          <w:w w:val="105"/>
        </w:rPr>
        <w:t>Xia,</w:t>
      </w:r>
      <w:r>
        <w:rPr>
          <w:spacing w:val="46"/>
          <w:w w:val="105"/>
        </w:rPr>
        <w:t xml:space="preserve"> </w:t>
      </w:r>
      <w:r>
        <w:rPr>
          <w:w w:val="105"/>
        </w:rPr>
        <w:t>L.,</w:t>
      </w:r>
      <w:r>
        <w:rPr>
          <w:spacing w:val="45"/>
          <w:w w:val="105"/>
        </w:rPr>
        <w:t xml:space="preserve"> </w:t>
      </w:r>
      <w:r>
        <w:rPr>
          <w:w w:val="105"/>
        </w:rPr>
        <w:t>He,</w:t>
      </w:r>
      <w:r>
        <w:rPr>
          <w:spacing w:val="46"/>
          <w:w w:val="105"/>
        </w:rPr>
        <w:t xml:space="preserve"> </w:t>
      </w:r>
      <w:r>
        <w:rPr>
          <w:w w:val="105"/>
        </w:rPr>
        <w:t>J.,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4"/>
          <w:w w:val="105"/>
        </w:rPr>
        <w:t>Wan</w:t>
      </w:r>
      <w:r>
        <w:rPr>
          <w:spacing w:val="-5"/>
          <w:w w:val="105"/>
        </w:rPr>
        <w:t>g,</w:t>
      </w:r>
      <w:r>
        <w:rPr>
          <w:spacing w:val="46"/>
          <w:w w:val="105"/>
        </w:rPr>
        <w:t xml:space="preserve"> </w:t>
      </w:r>
      <w:r>
        <w:rPr>
          <w:w w:val="105"/>
        </w:rPr>
        <w:t>X.</w:t>
      </w:r>
      <w:r>
        <w:rPr>
          <w:spacing w:val="41"/>
          <w:w w:val="105"/>
        </w:rPr>
        <w:t xml:space="preserve"> </w:t>
      </w:r>
      <w:r>
        <w:rPr>
          <w:w w:val="105"/>
        </w:rPr>
        <w:t>(2012).</w:t>
      </w:r>
      <w:proofErr w:type="gramEnd"/>
      <w:r>
        <w:rPr>
          <w:spacing w:val="47"/>
          <w:w w:val="105"/>
        </w:rPr>
        <w:t xml:space="preserve"> </w:t>
      </w:r>
      <w:r>
        <w:rPr>
          <w:w w:val="105"/>
        </w:rPr>
        <w:t>What</w:t>
      </w:r>
      <w:r>
        <w:rPr>
          <w:spacing w:val="41"/>
          <w:w w:val="105"/>
        </w:rPr>
        <w:t xml:space="preserve"> </w:t>
      </w:r>
      <w:r>
        <w:rPr>
          <w:w w:val="105"/>
        </w:rPr>
        <w:t>Can</w:t>
      </w:r>
      <w:r>
        <w:rPr>
          <w:spacing w:val="40"/>
          <w:w w:val="105"/>
        </w:rPr>
        <w:t xml:space="preserve"> </w:t>
      </w:r>
      <w:r>
        <w:rPr>
          <w:spacing w:val="-9"/>
          <w:w w:val="105"/>
        </w:rPr>
        <w:t>W</w:t>
      </w:r>
      <w:r>
        <w:rPr>
          <w:spacing w:val="-10"/>
          <w:w w:val="105"/>
        </w:rPr>
        <w:t>e</w:t>
      </w:r>
      <w:r>
        <w:rPr>
          <w:spacing w:val="41"/>
          <w:w w:val="105"/>
        </w:rPr>
        <w:t xml:space="preserve"> </w:t>
      </w:r>
      <w:r>
        <w:rPr>
          <w:w w:val="105"/>
        </w:rPr>
        <w:t>Learn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Abou</w:t>
      </w:r>
      <w:r>
        <w:rPr>
          <w:w w:val="105"/>
        </w:rPr>
        <w:t>t</w:t>
      </w:r>
      <w:r>
        <w:rPr>
          <w:spacing w:val="27"/>
          <w:w w:val="138"/>
        </w:rPr>
        <w:t xml:space="preserve"> </w:t>
      </w:r>
      <w:r>
        <w:rPr>
          <w:w w:val="105"/>
        </w:rPr>
        <w:t>Solar</w:t>
      </w:r>
      <w:r>
        <w:rPr>
          <w:spacing w:val="24"/>
          <w:w w:val="105"/>
        </w:rPr>
        <w:t xml:space="preserve"> </w:t>
      </w:r>
      <w:r>
        <w:rPr>
          <w:w w:val="105"/>
        </w:rPr>
        <w:t>Coronal</w:t>
      </w:r>
      <w:r>
        <w:rPr>
          <w:spacing w:val="25"/>
          <w:w w:val="105"/>
        </w:rPr>
        <w:t xml:space="preserve"> </w:t>
      </w:r>
      <w:r>
        <w:rPr>
          <w:w w:val="105"/>
        </w:rPr>
        <w:t>Mass</w:t>
      </w:r>
      <w:r>
        <w:rPr>
          <w:spacing w:val="25"/>
          <w:w w:val="105"/>
        </w:rPr>
        <w:t xml:space="preserve"> </w:t>
      </w:r>
      <w:r>
        <w:rPr>
          <w:w w:val="105"/>
        </w:rPr>
        <w:t>Ejections,</w:t>
      </w:r>
      <w:r>
        <w:rPr>
          <w:spacing w:val="24"/>
          <w:w w:val="105"/>
        </w:rPr>
        <w:t xml:space="preserve"> </w:t>
      </w:r>
      <w:r>
        <w:rPr>
          <w:w w:val="105"/>
        </w:rPr>
        <w:t>Coronal</w:t>
      </w:r>
      <w:r>
        <w:rPr>
          <w:spacing w:val="25"/>
          <w:w w:val="105"/>
        </w:rPr>
        <w:t xml:space="preserve"> </w:t>
      </w:r>
      <w:proofErr w:type="spellStart"/>
      <w:r>
        <w:rPr>
          <w:spacing w:val="-1"/>
          <w:w w:val="105"/>
        </w:rPr>
        <w:t>D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gs</w:t>
      </w:r>
      <w:proofErr w:type="spellEnd"/>
      <w:r>
        <w:rPr>
          <w:spacing w:val="-1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e-Ul</w:t>
      </w:r>
      <w:r>
        <w:rPr>
          <w:spacing w:val="-1"/>
          <w:w w:val="105"/>
        </w:rPr>
        <w:t>trav</w:t>
      </w:r>
      <w:r>
        <w:rPr>
          <w:spacing w:val="-2"/>
          <w:w w:val="105"/>
        </w:rPr>
        <w:t>iole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Jets</w:t>
      </w:r>
      <w:r>
        <w:rPr>
          <w:spacing w:val="25"/>
          <w:w w:val="105"/>
        </w:rPr>
        <w:t xml:space="preserve"> </w:t>
      </w:r>
      <w:r>
        <w:rPr>
          <w:w w:val="105"/>
        </w:rPr>
        <w:t>Through</w:t>
      </w:r>
      <w:r>
        <w:rPr>
          <w:spacing w:val="25"/>
          <w:w w:val="105"/>
        </w:rPr>
        <w:t xml:space="preserve"> </w:t>
      </w:r>
      <w:r>
        <w:rPr>
          <w:spacing w:val="1"/>
          <w:w w:val="105"/>
        </w:rPr>
        <w:t>S</w:t>
      </w:r>
      <w:r>
        <w:rPr>
          <w:w w:val="105"/>
        </w:rPr>
        <w:t>p</w:t>
      </w:r>
      <w:r>
        <w:rPr>
          <w:spacing w:val="1"/>
          <w:w w:val="105"/>
        </w:rPr>
        <w:t>ec-</w:t>
      </w:r>
      <w:r>
        <w:rPr>
          <w:spacing w:val="42"/>
          <w:w w:val="99"/>
        </w:rPr>
        <w:t xml:space="preserve"> </w:t>
      </w:r>
      <w:proofErr w:type="spellStart"/>
      <w:r>
        <w:rPr>
          <w:w w:val="105"/>
        </w:rPr>
        <w:t>troscopic</w:t>
      </w:r>
      <w:proofErr w:type="spellEnd"/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?</w:t>
      </w:r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24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3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748(2)</w:t>
      </w:r>
      <w:proofErr w:type="gramStart"/>
      <w:r>
        <w:rPr>
          <w:w w:val="105"/>
        </w:rPr>
        <w:t>:106</w:t>
      </w:r>
      <w:proofErr w:type="gramEnd"/>
      <w:r>
        <w:rPr>
          <w:w w:val="105"/>
        </w:rPr>
        <w:t>.</w:t>
      </w:r>
    </w:p>
    <w:p w14:paraId="252D5CFD" w14:textId="77777777" w:rsidR="00FB4955" w:rsidRDefault="00E6617D">
      <w:pPr>
        <w:pStyle w:val="BodyText"/>
        <w:spacing w:before="180" w:line="257" w:lineRule="auto"/>
        <w:ind w:left="318" w:right="118" w:hanging="219"/>
        <w:jc w:val="both"/>
      </w:pPr>
      <w:r>
        <w:rPr>
          <w:spacing w:val="-2"/>
          <w:w w:val="105"/>
        </w:rPr>
        <w:t>W</w:t>
      </w:r>
      <w:r>
        <w:rPr>
          <w:spacing w:val="-3"/>
          <w:w w:val="105"/>
        </w:rPr>
        <w:t>oo</w:t>
      </w:r>
      <w:r>
        <w:rPr>
          <w:spacing w:val="-2"/>
          <w:w w:val="105"/>
        </w:rPr>
        <w:t>d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w w:val="105"/>
        </w:rPr>
        <w:t>T.</w:t>
      </w:r>
      <w:r>
        <w:rPr>
          <w:spacing w:val="39"/>
          <w:w w:val="105"/>
        </w:rPr>
        <w:t xml:space="preserve"> </w:t>
      </w:r>
      <w:r>
        <w:rPr>
          <w:w w:val="105"/>
        </w:rPr>
        <w:t>N.,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Hoc</w:t>
      </w:r>
      <w:r>
        <w:rPr>
          <w:spacing w:val="-1"/>
          <w:w w:val="105"/>
        </w:rPr>
        <w:t>k,</w:t>
      </w:r>
      <w:r>
        <w:rPr>
          <w:spacing w:val="44"/>
          <w:w w:val="105"/>
        </w:rPr>
        <w:t xml:space="preserve"> </w:t>
      </w:r>
      <w:r>
        <w:rPr>
          <w:w w:val="105"/>
        </w:rPr>
        <w:t>R.</w:t>
      </w:r>
      <w:r>
        <w:rPr>
          <w:spacing w:val="39"/>
          <w:w w:val="105"/>
        </w:rPr>
        <w:t xml:space="preserve"> </w:t>
      </w:r>
      <w:r>
        <w:rPr>
          <w:w w:val="105"/>
        </w:rPr>
        <w:t>A.,</w:t>
      </w:r>
      <w:r>
        <w:rPr>
          <w:spacing w:val="43"/>
          <w:w w:val="105"/>
        </w:rPr>
        <w:t xml:space="preserve"> </w:t>
      </w:r>
      <w:proofErr w:type="spellStart"/>
      <w:r>
        <w:rPr>
          <w:spacing w:val="-1"/>
          <w:w w:val="105"/>
        </w:rPr>
        <w:t>Eparv</w:t>
      </w:r>
      <w:r>
        <w:rPr>
          <w:spacing w:val="-2"/>
          <w:w w:val="105"/>
        </w:rPr>
        <w:t>ie</w:t>
      </w:r>
      <w:r>
        <w:rPr>
          <w:spacing w:val="-1"/>
          <w:w w:val="105"/>
        </w:rPr>
        <w:t>r</w:t>
      </w:r>
      <w:proofErr w:type="spellEnd"/>
      <w:r>
        <w:rPr>
          <w:spacing w:val="-1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F.</w:t>
      </w:r>
      <w:r>
        <w:rPr>
          <w:spacing w:val="39"/>
          <w:w w:val="105"/>
        </w:rPr>
        <w:t xml:space="preserve"> </w:t>
      </w:r>
      <w:r>
        <w:rPr>
          <w:w w:val="105"/>
        </w:rPr>
        <w:t>G.,</w:t>
      </w:r>
      <w:r>
        <w:rPr>
          <w:spacing w:val="43"/>
          <w:w w:val="105"/>
        </w:rPr>
        <w:t xml:space="preserve"> </w:t>
      </w:r>
      <w:r>
        <w:rPr>
          <w:w w:val="105"/>
        </w:rPr>
        <w:t>Jones,</w:t>
      </w:r>
      <w:r>
        <w:rPr>
          <w:spacing w:val="44"/>
          <w:w w:val="105"/>
        </w:rPr>
        <w:t xml:space="preserve"> </w:t>
      </w:r>
      <w:r>
        <w:rPr>
          <w:w w:val="105"/>
        </w:rPr>
        <w:t>A.</w:t>
      </w:r>
      <w:r>
        <w:rPr>
          <w:spacing w:val="39"/>
          <w:w w:val="105"/>
        </w:rPr>
        <w:t xml:space="preserve"> </w:t>
      </w:r>
      <w:r>
        <w:rPr>
          <w:w w:val="105"/>
        </w:rPr>
        <w:t>R.,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Chamb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li</w:t>
      </w:r>
      <w:r>
        <w:rPr>
          <w:spacing w:val="-1"/>
          <w:w w:val="105"/>
        </w:rPr>
        <w:t>n,</w:t>
      </w:r>
      <w:r>
        <w:rPr>
          <w:spacing w:val="43"/>
          <w:w w:val="105"/>
        </w:rPr>
        <w:t xml:space="preserve"> </w:t>
      </w:r>
      <w:r>
        <w:rPr>
          <w:spacing w:val="-8"/>
          <w:w w:val="105"/>
        </w:rPr>
        <w:t>P</w:t>
      </w:r>
      <w:r>
        <w:rPr>
          <w:spacing w:val="-9"/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w w:val="105"/>
        </w:rPr>
        <w:t>C.,</w:t>
      </w:r>
      <w:r>
        <w:rPr>
          <w:spacing w:val="44"/>
          <w:w w:val="105"/>
        </w:rPr>
        <w:t xml:space="preserve"> </w:t>
      </w:r>
      <w:proofErr w:type="spellStart"/>
      <w:r>
        <w:rPr>
          <w:spacing w:val="-2"/>
          <w:w w:val="105"/>
        </w:rPr>
        <w:t>K</w:t>
      </w:r>
      <w:r>
        <w:rPr>
          <w:spacing w:val="-3"/>
          <w:w w:val="105"/>
        </w:rPr>
        <w:t>li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c</w:t>
      </w:r>
      <w:r>
        <w:rPr>
          <w:spacing w:val="-2"/>
          <w:w w:val="105"/>
        </w:rPr>
        <w:t>huk</w:t>
      </w:r>
      <w:proofErr w:type="spellEnd"/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w w:val="105"/>
        </w:rPr>
        <w:t>J.</w:t>
      </w:r>
      <w:r>
        <w:rPr>
          <w:spacing w:val="39"/>
          <w:w w:val="105"/>
        </w:rPr>
        <w:t xml:space="preserve"> </w:t>
      </w:r>
      <w:r>
        <w:rPr>
          <w:w w:val="105"/>
        </w:rPr>
        <w:t>A.,</w:t>
      </w:r>
      <w:r>
        <w:rPr>
          <w:spacing w:val="65"/>
          <w:w w:val="109"/>
        </w:rPr>
        <w:t xml:space="preserve"> </w:t>
      </w:r>
      <w:proofErr w:type="spellStart"/>
      <w:r>
        <w:rPr>
          <w:spacing w:val="-5"/>
          <w:w w:val="105"/>
        </w:rPr>
        <w:t>Di</w:t>
      </w:r>
      <w:r>
        <w:rPr>
          <w:spacing w:val="-4"/>
          <w:w w:val="105"/>
        </w:rPr>
        <w:t>d</w:t>
      </w:r>
      <w:r>
        <w:rPr>
          <w:spacing w:val="-5"/>
          <w:w w:val="105"/>
        </w:rPr>
        <w:t>kovsky</w:t>
      </w:r>
      <w:proofErr w:type="spellEnd"/>
      <w:r>
        <w:rPr>
          <w:spacing w:val="-4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w w:val="105"/>
        </w:rPr>
        <w:t>L.,</w:t>
      </w:r>
      <w:r>
        <w:rPr>
          <w:spacing w:val="39"/>
          <w:w w:val="105"/>
        </w:rPr>
        <w:t xml:space="preserve"> </w:t>
      </w:r>
      <w:r>
        <w:rPr>
          <w:w w:val="105"/>
        </w:rPr>
        <w:t>Judge,</w:t>
      </w:r>
      <w:r>
        <w:rPr>
          <w:spacing w:val="39"/>
          <w:w w:val="105"/>
        </w:rPr>
        <w:t xml:space="preserve"> </w:t>
      </w:r>
      <w:r>
        <w:rPr>
          <w:w w:val="105"/>
        </w:rPr>
        <w:t>D.,</w:t>
      </w:r>
      <w:r>
        <w:rPr>
          <w:spacing w:val="39"/>
          <w:w w:val="105"/>
        </w:rPr>
        <w:t xml:space="preserve"> </w:t>
      </w:r>
      <w:proofErr w:type="spellStart"/>
      <w:r>
        <w:rPr>
          <w:spacing w:val="-3"/>
          <w:w w:val="105"/>
        </w:rPr>
        <w:t>M</w:t>
      </w:r>
      <w:r>
        <w:rPr>
          <w:spacing w:val="-2"/>
          <w:w w:val="105"/>
        </w:rPr>
        <w:t>ar</w:t>
      </w:r>
      <w:r>
        <w:rPr>
          <w:spacing w:val="-3"/>
          <w:w w:val="105"/>
        </w:rPr>
        <w:t>is</w:t>
      </w:r>
      <w:r>
        <w:rPr>
          <w:spacing w:val="-2"/>
          <w:w w:val="105"/>
        </w:rPr>
        <w:t>ka</w:t>
      </w:r>
      <w:proofErr w:type="spellEnd"/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J.</w:t>
      </w:r>
      <w:r>
        <w:rPr>
          <w:spacing w:val="35"/>
          <w:w w:val="105"/>
        </w:rPr>
        <w:t xml:space="preserve"> </w:t>
      </w:r>
      <w:r>
        <w:rPr>
          <w:w w:val="105"/>
        </w:rPr>
        <w:t>T.,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Warr</w:t>
      </w:r>
      <w:r>
        <w:rPr>
          <w:spacing w:val="-4"/>
          <w:w w:val="105"/>
        </w:rPr>
        <w:t>e</w:t>
      </w:r>
      <w:r>
        <w:rPr>
          <w:spacing w:val="-3"/>
          <w:w w:val="105"/>
        </w:rPr>
        <w:t>n,</w:t>
      </w:r>
      <w:r>
        <w:rPr>
          <w:spacing w:val="39"/>
          <w:w w:val="105"/>
        </w:rPr>
        <w:t xml:space="preserve"> </w:t>
      </w:r>
      <w:r>
        <w:rPr>
          <w:w w:val="105"/>
        </w:rPr>
        <w:t>H.</w:t>
      </w:r>
      <w:r>
        <w:rPr>
          <w:spacing w:val="35"/>
          <w:w w:val="105"/>
        </w:rPr>
        <w:t xml:space="preserve"> </w:t>
      </w:r>
      <w:r>
        <w:rPr>
          <w:spacing w:val="-6"/>
          <w:w w:val="105"/>
        </w:rPr>
        <w:t>P.,</w:t>
      </w:r>
      <w:r>
        <w:rPr>
          <w:spacing w:val="39"/>
          <w:w w:val="105"/>
        </w:rPr>
        <w:t xml:space="preserve"> </w:t>
      </w:r>
      <w:proofErr w:type="spellStart"/>
      <w:r>
        <w:rPr>
          <w:spacing w:val="-3"/>
          <w:w w:val="105"/>
        </w:rPr>
        <w:t>Sc</w:t>
      </w:r>
      <w:r>
        <w:rPr>
          <w:spacing w:val="-2"/>
          <w:w w:val="105"/>
        </w:rPr>
        <w:t>hr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jv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proofErr w:type="spellEnd"/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C.</w:t>
      </w:r>
      <w:r>
        <w:rPr>
          <w:spacing w:val="35"/>
          <w:w w:val="105"/>
        </w:rPr>
        <w:t xml:space="preserve"> </w:t>
      </w:r>
      <w:r>
        <w:rPr>
          <w:w w:val="105"/>
        </w:rPr>
        <w:t>J.,</w:t>
      </w:r>
      <w:r>
        <w:rPr>
          <w:spacing w:val="39"/>
          <w:w w:val="105"/>
        </w:rPr>
        <w:t xml:space="preserve"> </w:t>
      </w:r>
      <w:r>
        <w:rPr>
          <w:spacing w:val="-4"/>
          <w:w w:val="105"/>
        </w:rPr>
        <w:t>W</w:t>
      </w:r>
      <w:r>
        <w:rPr>
          <w:spacing w:val="-5"/>
          <w:w w:val="105"/>
        </w:rPr>
        <w:t>e</w:t>
      </w:r>
      <w:r>
        <w:rPr>
          <w:spacing w:val="-4"/>
          <w:w w:val="105"/>
        </w:rPr>
        <w:t>bb,</w:t>
      </w:r>
      <w:r>
        <w:rPr>
          <w:spacing w:val="39"/>
          <w:w w:val="105"/>
        </w:rPr>
        <w:t xml:space="preserve"> </w:t>
      </w:r>
      <w:r>
        <w:rPr>
          <w:w w:val="105"/>
        </w:rPr>
        <w:t>D.</w:t>
      </w:r>
      <w:r>
        <w:rPr>
          <w:spacing w:val="35"/>
          <w:w w:val="105"/>
        </w:rPr>
        <w:t xml:space="preserve"> </w:t>
      </w:r>
      <w:r>
        <w:rPr>
          <w:w w:val="105"/>
        </w:rPr>
        <w:t>F.,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Bai</w:t>
      </w:r>
      <w:r>
        <w:rPr>
          <w:spacing w:val="-4"/>
          <w:w w:val="105"/>
        </w:rPr>
        <w:t>le</w:t>
      </w:r>
      <w:r>
        <w:rPr>
          <w:spacing w:val="-3"/>
          <w:w w:val="105"/>
        </w:rPr>
        <w:t>y,</w:t>
      </w:r>
    </w:p>
    <w:p w14:paraId="585529C1" w14:textId="77777777" w:rsidR="00FB4955" w:rsidRDefault="00E6617D">
      <w:pPr>
        <w:pStyle w:val="BodyText"/>
        <w:spacing w:line="257" w:lineRule="auto"/>
        <w:ind w:left="318"/>
      </w:pPr>
      <w:r>
        <w:rPr>
          <w:w w:val="105"/>
        </w:rPr>
        <w:t>S.</w:t>
      </w:r>
      <w:r>
        <w:rPr>
          <w:spacing w:val="3"/>
          <w:w w:val="105"/>
        </w:rPr>
        <w:t xml:space="preserve"> </w:t>
      </w:r>
      <w:r>
        <w:rPr>
          <w:w w:val="105"/>
        </w:rPr>
        <w:t>M.,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proofErr w:type="spellStart"/>
      <w:r>
        <w:rPr>
          <w:spacing w:val="-4"/>
          <w:w w:val="105"/>
        </w:rPr>
        <w:t>T</w:t>
      </w:r>
      <w:r>
        <w:rPr>
          <w:spacing w:val="-5"/>
          <w:w w:val="105"/>
        </w:rPr>
        <w:t>obisk</w:t>
      </w:r>
      <w:r>
        <w:rPr>
          <w:spacing w:val="-4"/>
          <w:w w:val="105"/>
        </w:rPr>
        <w:t>a</w:t>
      </w:r>
      <w:proofErr w:type="spellEnd"/>
      <w:r>
        <w:rPr>
          <w:spacing w:val="-4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W.</w:t>
      </w:r>
      <w:r>
        <w:rPr>
          <w:spacing w:val="3"/>
          <w:w w:val="105"/>
        </w:rPr>
        <w:t xml:space="preserve"> </w:t>
      </w:r>
      <w:r>
        <w:rPr>
          <w:w w:val="105"/>
        </w:rPr>
        <w:t>K.</w:t>
      </w:r>
      <w:r>
        <w:rPr>
          <w:spacing w:val="3"/>
          <w:w w:val="105"/>
        </w:rPr>
        <w:t xml:space="preserve"> </w:t>
      </w:r>
      <w:r>
        <w:rPr>
          <w:w w:val="105"/>
        </w:rPr>
        <w:t>(2011).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New</w:t>
      </w:r>
      <w:r>
        <w:rPr>
          <w:spacing w:val="3"/>
          <w:w w:val="105"/>
        </w:rPr>
        <w:t xml:space="preserve"> </w:t>
      </w:r>
      <w:r>
        <w:rPr>
          <w:w w:val="105"/>
        </w:rPr>
        <w:t>Solar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e-Ul</w:t>
      </w:r>
      <w:r>
        <w:rPr>
          <w:spacing w:val="-1"/>
          <w:w w:val="105"/>
        </w:rPr>
        <w:t>trav</w:t>
      </w:r>
      <w:r>
        <w:rPr>
          <w:spacing w:val="-2"/>
          <w:w w:val="105"/>
        </w:rPr>
        <w:t>iole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irradiance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rvat</w:t>
      </w:r>
      <w:r>
        <w:rPr>
          <w:spacing w:val="-2"/>
          <w:w w:val="105"/>
        </w:rPr>
        <w:t>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During</w:t>
      </w:r>
      <w:r>
        <w:rPr>
          <w:spacing w:val="27"/>
          <w:w w:val="99"/>
        </w:rPr>
        <w:t xml:space="preserve"> </w:t>
      </w:r>
      <w:r>
        <w:rPr>
          <w:w w:val="105"/>
        </w:rPr>
        <w:t>Flares.</w:t>
      </w:r>
      <w:proofErr w:type="gramEnd"/>
      <w:r>
        <w:rPr>
          <w:spacing w:val="52"/>
          <w:w w:val="105"/>
        </w:rPr>
        <w:t xml:space="preserve"> </w:t>
      </w:r>
      <w:r>
        <w:rPr>
          <w:w w:val="105"/>
          <w:u w:val="single" w:color="000000"/>
        </w:rPr>
        <w:t>The</w:t>
      </w:r>
      <w:r>
        <w:rPr>
          <w:spacing w:val="25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</w:t>
      </w:r>
      <w:r>
        <w:rPr>
          <w:spacing w:val="-1"/>
          <w:w w:val="105"/>
          <w:u w:val="single" w:color="000000"/>
        </w:rPr>
        <w:t>al</w:t>
      </w:r>
      <w:r>
        <w:rPr>
          <w:spacing w:val="26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Journal</w:t>
      </w:r>
      <w:r>
        <w:rPr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w w:val="105"/>
        </w:rPr>
        <w:t>739:59.</w:t>
      </w:r>
    </w:p>
    <w:p w14:paraId="562FB4C4" w14:textId="77777777" w:rsidR="00FB4955" w:rsidRDefault="00E6617D">
      <w:pPr>
        <w:pStyle w:val="BodyText"/>
        <w:spacing w:before="180" w:line="257" w:lineRule="auto"/>
        <w:ind w:left="318" w:right="118" w:hanging="219"/>
        <w:jc w:val="both"/>
      </w:pPr>
      <w:proofErr w:type="gramStart"/>
      <w:r>
        <w:rPr>
          <w:w w:val="105"/>
        </w:rPr>
        <w:t>Z</w:t>
      </w:r>
      <w:r>
        <w:rPr>
          <w:spacing w:val="-6"/>
          <w:w w:val="105"/>
        </w:rPr>
        <w:t>h</w:t>
      </w:r>
      <w:r>
        <w:rPr>
          <w:w w:val="105"/>
        </w:rPr>
        <w:t>u</w:t>
      </w:r>
      <w:r>
        <w:rPr>
          <w:spacing w:val="-7"/>
          <w:w w:val="105"/>
        </w:rPr>
        <w:t>ko</w:t>
      </w:r>
      <w:r>
        <w:rPr>
          <w:w w:val="105"/>
        </w:rPr>
        <w:t>v,</w:t>
      </w:r>
      <w:r>
        <w:rPr>
          <w:spacing w:val="16"/>
          <w:w w:val="105"/>
        </w:rPr>
        <w:t xml:space="preserve"> </w:t>
      </w:r>
      <w:r>
        <w:rPr>
          <w:w w:val="105"/>
        </w:rPr>
        <w:t>A.</w:t>
      </w:r>
      <w:r>
        <w:rPr>
          <w:spacing w:val="14"/>
          <w:w w:val="105"/>
        </w:rPr>
        <w:t xml:space="preserve"> </w:t>
      </w:r>
      <w:r>
        <w:rPr>
          <w:w w:val="105"/>
        </w:rPr>
        <w:t>N.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Au</w:t>
      </w:r>
      <w:r>
        <w:rPr>
          <w:spacing w:val="-8"/>
          <w:w w:val="105"/>
        </w:rPr>
        <w:t>c</w:t>
      </w:r>
      <w:r>
        <w:rPr>
          <w:spacing w:val="-6"/>
          <w:w w:val="105"/>
        </w:rPr>
        <w:t>h</w:t>
      </w:r>
      <w:r>
        <w:rPr>
          <w:spacing w:val="-74"/>
          <w:w w:val="105"/>
        </w:rPr>
        <w:t>`</w:t>
      </w:r>
      <w:r>
        <w:rPr>
          <w:w w:val="105"/>
        </w:rPr>
        <w:t>ere</w:t>
      </w:r>
      <w:proofErr w:type="spellEnd"/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F.</w:t>
      </w:r>
      <w:r>
        <w:rPr>
          <w:spacing w:val="15"/>
          <w:w w:val="105"/>
        </w:rPr>
        <w:t xml:space="preserve"> </w:t>
      </w:r>
      <w:r>
        <w:rPr>
          <w:w w:val="105"/>
        </w:rPr>
        <w:t>(2004).</w:t>
      </w:r>
      <w:proofErr w:type="gramEnd"/>
      <w:r>
        <w:rPr>
          <w:spacing w:val="37"/>
          <w:w w:val="105"/>
        </w:rPr>
        <w:t xml:space="preserve"> </w:t>
      </w:r>
      <w:proofErr w:type="gramStart"/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nature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EIT</w:t>
      </w:r>
      <w:r>
        <w:rPr>
          <w:spacing w:val="14"/>
          <w:w w:val="105"/>
        </w:rPr>
        <w:t xml:space="preserve"> </w:t>
      </w:r>
      <w:r>
        <w:rPr>
          <w:spacing w:val="-8"/>
          <w:w w:val="105"/>
        </w:rPr>
        <w:t>w</w:t>
      </w:r>
      <w:r>
        <w:rPr>
          <w:spacing w:val="-7"/>
          <w:w w:val="105"/>
        </w:rPr>
        <w:t>av</w:t>
      </w:r>
      <w:r>
        <w:rPr>
          <w:w w:val="105"/>
        </w:rPr>
        <w:t>es,</w:t>
      </w:r>
      <w:r>
        <w:rPr>
          <w:spacing w:val="16"/>
          <w:w w:val="105"/>
        </w:rPr>
        <w:t xml:space="preserve"> </w:t>
      </w:r>
      <w:r>
        <w:rPr>
          <w:w w:val="105"/>
        </w:rPr>
        <w:t>EUV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dimmings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link</w:t>
      </w:r>
      <w:r>
        <w:rPr>
          <w:w w:val="104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CMEs.</w:t>
      </w:r>
      <w:proofErr w:type="gramEnd"/>
      <w:r>
        <w:rPr>
          <w:spacing w:val="29"/>
          <w:w w:val="105"/>
        </w:rPr>
        <w:t xml:space="preserve"> </w:t>
      </w:r>
      <w:proofErr w:type="gramStart"/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tronomy</w:t>
      </w:r>
      <w:r>
        <w:rPr>
          <w:spacing w:val="7"/>
          <w:w w:val="105"/>
          <w:u w:val="single" w:color="000000"/>
        </w:rPr>
        <w:t xml:space="preserve"> </w:t>
      </w:r>
      <w:r>
        <w:rPr>
          <w:w w:val="105"/>
          <w:u w:val="single" w:color="000000"/>
        </w:rPr>
        <w:t>&amp;</w:t>
      </w:r>
      <w:r>
        <w:rPr>
          <w:spacing w:val="6"/>
          <w:w w:val="105"/>
          <w:u w:val="single" w:color="000000"/>
        </w:rPr>
        <w:t xml:space="preserve"> </w:t>
      </w:r>
      <w:r>
        <w:rPr>
          <w:spacing w:val="-2"/>
          <w:w w:val="105"/>
          <w:u w:val="single" w:color="000000"/>
        </w:rPr>
        <w:t>As</w:t>
      </w:r>
      <w:r>
        <w:rPr>
          <w:spacing w:val="-1"/>
          <w:w w:val="105"/>
          <w:u w:val="single" w:color="000000"/>
        </w:rPr>
        <w:t>trophy</w:t>
      </w:r>
      <w:r>
        <w:rPr>
          <w:spacing w:val="-2"/>
          <w:w w:val="105"/>
          <w:u w:val="single" w:color="000000"/>
        </w:rPr>
        <w:t>sics</w:t>
      </w:r>
      <w:r>
        <w:rPr>
          <w:spacing w:val="-1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427:705–716.</w:t>
      </w:r>
      <w:proofErr w:type="gramEnd"/>
    </w:p>
    <w:sectPr w:rsidR="00FB4955">
      <w:headerReference w:type="even" r:id="rId26"/>
      <w:pgSz w:w="12240" w:h="15840"/>
      <w:pgMar w:top="1060" w:right="1320" w:bottom="280" w:left="134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comment w:id="46" w:author="Tom Woods" w:date="2016-01-17T13:40:00Z" w:initials="TW">
    <w:p w14:paraId="421DF0C7" w14:textId="77777777" w:rsidR="00927A16" w:rsidRDefault="00927A16">
      <w:pPr>
        <w:pStyle w:val="CommentText"/>
      </w:pPr>
      <w:ins w:id="53" w:author="Tom Woods" w:date="2016-01-17T13:39:00Z">
        <w:r>
          <w:rPr>
            <w:rStyle w:val="CommentReference"/>
          </w:rPr>
          <w:annotationRef/>
        </w:r>
      </w:ins>
      <w:r>
        <w:t xml:space="preserve">Figure Captions are normally after the figure (not before).  </w:t>
      </w:r>
    </w:p>
    <w:p w14:paraId="11AAE1E8" w14:textId="77777777" w:rsidR="00927A16" w:rsidRDefault="00927A16">
      <w:pPr>
        <w:pStyle w:val="CommentText"/>
      </w:pPr>
    </w:p>
    <w:p w14:paraId="63A92C10" w14:textId="77777777" w:rsidR="00927A16" w:rsidRDefault="00927A16">
      <w:pPr>
        <w:pStyle w:val="CommentText"/>
      </w:pPr>
      <w:r>
        <w:t>Table Captions are normally before the table.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0E60D7B" w14:textId="77777777" w:rsidR="00927A16" w:rsidRDefault="00927A16">
      <w:r>
        <w:separator/>
      </w:r>
    </w:p>
  </w:endnote>
  <w:endnote w:type="continuationSeparator" w:id="0">
    <w:p w14:paraId="73B8C4CA" w14:textId="77777777" w:rsidR="00927A16" w:rsidRDefault="00927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pple Symbols"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メイリオ">
    <w:altName w:val="メイリオ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07837E1" w14:textId="77777777" w:rsidR="00927A16" w:rsidRDefault="00927A16">
      <w:r>
        <w:separator/>
      </w:r>
    </w:p>
  </w:footnote>
  <w:footnote w:type="continuationSeparator" w:id="0">
    <w:p w14:paraId="3A13B826" w14:textId="77777777" w:rsidR="00927A16" w:rsidRDefault="00927A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3196CB1" w14:textId="77777777" w:rsidR="00927A16" w:rsidRDefault="00927A16">
    <w:pPr>
      <w:spacing w:line="14" w:lineRule="auto"/>
      <w:rPr>
        <w:sz w:val="20"/>
        <w:szCs w:val="20"/>
      </w:rPr>
    </w:pPr>
    <w:r>
      <w:pict w14:anchorId="2AE18583">
        <v:shapetype id="_x0000_t202" coordsize="21600,21600" o:spt="202" path="m0,0l0,21600,21600,21600,21600,0xe">
          <v:stroke joinstyle="miter"/>
          <v:path gradientshapeok="t" o:connecttype="rect"/>
        </v:shapetype>
        <v:shape id="_x0000_s1029" type="#_x0000_t202" style="position:absolute;margin-left:523.15pt;margin-top:55.6pt;width:18.85pt;height:12.95pt;z-index:-18088;mso-position-horizontal-relative:page;mso-position-vertical-relative:page" filled="f" stroked="f">
          <v:textbox inset="0,0,0,0">
            <w:txbxContent>
              <w:p w14:paraId="4D3EF026" w14:textId="77777777" w:rsidR="00927A16" w:rsidRDefault="00927A16">
                <w:pPr>
                  <w:pStyle w:val="BodyText"/>
                  <w:spacing w:line="231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2E7B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9D5F14A" w14:textId="77777777" w:rsidR="00927A16" w:rsidRDefault="00927A16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E2DB3AD" w14:textId="77777777" w:rsidR="00927A16" w:rsidRDefault="00927A16">
    <w:pPr>
      <w:spacing w:line="14" w:lineRule="auto"/>
      <w:rPr>
        <w:sz w:val="20"/>
        <w:szCs w:val="20"/>
      </w:rPr>
    </w:pPr>
    <w:r>
      <w:pict w14:anchorId="28CBC77C">
        <v:shapetype id="_x0000_t202" coordsize="21600,21600" o:spt="202" path="m0,0l0,21600,21600,21600,21600,0xe">
          <v:stroke joinstyle="miter"/>
          <v:path gradientshapeok="t" o:connecttype="rect"/>
        </v:shapetype>
        <v:shape id="_x0000_s1028" type="#_x0000_t202" style="position:absolute;margin-left:532.2pt;margin-top:55.6pt;width:9.75pt;height:12.95pt;z-index:-18064;mso-position-horizontal-relative:page;mso-position-vertical-relative:page" filled="f" stroked="f">
          <v:textbox inset="0,0,0,0">
            <w:txbxContent>
              <w:p w14:paraId="5F9FD4CB" w14:textId="77777777" w:rsidR="00927A16" w:rsidRDefault="00927A16">
                <w:pPr>
                  <w:pStyle w:val="BodyText"/>
                  <w:spacing w:line="231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w w:val="105"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70B3ADB" w14:textId="77777777" w:rsidR="00927A16" w:rsidRDefault="00927A16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4C41CC2" w14:textId="77777777" w:rsidR="00927A16" w:rsidRDefault="00927A16">
    <w:pPr>
      <w:spacing w:line="14" w:lineRule="auto"/>
      <w:rPr>
        <w:sz w:val="20"/>
        <w:szCs w:val="20"/>
      </w:rPr>
    </w:pPr>
    <w:r>
      <w:pict w14:anchorId="2CB0B22B">
        <v:shapetype id="_x0000_t202" coordsize="21600,21600" o:spt="202" path="m0,0l0,21600,21600,21600,21600,0xe">
          <v:stroke joinstyle="miter"/>
          <v:path gradientshapeok="t" o:connecttype="rect"/>
        </v:shapetype>
        <v:shape id="_x0000_s1026" type="#_x0000_t202" style="position:absolute;margin-left:527.05pt;margin-top:55.6pt;width:14.95pt;height:12.95pt;z-index:-18016;mso-position-horizontal-relative:page;mso-position-vertical-relative:page" filled="f" stroked="f">
          <v:textbox inset="0,0,0,0">
            <w:txbxContent>
              <w:p w14:paraId="31CA97FC" w14:textId="77777777" w:rsidR="00927A16" w:rsidRDefault="00927A16">
                <w:pPr>
                  <w:pStyle w:val="BodyText"/>
                  <w:spacing w:line="231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2E7B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F15752B" w14:textId="77777777" w:rsidR="00927A16" w:rsidRDefault="00927A16">
    <w:pPr>
      <w:spacing w:line="14" w:lineRule="auto"/>
      <w:rPr>
        <w:sz w:val="20"/>
        <w:szCs w:val="20"/>
      </w:rPr>
    </w:pPr>
    <w:r>
      <w:pict w14:anchorId="11AFF876">
        <v:shapetype id="_x0000_t202" coordsize="21600,21600" o:spt="202" path="m0,0l0,21600,21600,21600,21600,0xe">
          <v:stroke joinstyle="miter"/>
          <v:path gradientshapeok="t" o:connecttype="rect"/>
        </v:shapetype>
        <v:shape id="_x0000_s1027" type="#_x0000_t202" style="position:absolute;margin-left:527.05pt;margin-top:55.6pt;width:14.95pt;height:12.95pt;z-index:-18040;mso-position-horizontal-relative:page;mso-position-vertical-relative:page" filled="f" stroked="f">
          <v:textbox inset="0,0,0,0">
            <w:txbxContent>
              <w:p w14:paraId="26FDFDF4" w14:textId="77777777" w:rsidR="00927A16" w:rsidRDefault="00927A16">
                <w:pPr>
                  <w:pStyle w:val="BodyText"/>
                  <w:spacing w:line="231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D2E7B">
                  <w:rPr>
                    <w:noProof/>
                  </w:rP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EE609C6" w14:textId="77777777" w:rsidR="00927A16" w:rsidRDefault="00927A16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549B403" w14:textId="77777777" w:rsidR="00927A16" w:rsidRDefault="00927A16">
    <w:pPr>
      <w:spacing w:line="14" w:lineRule="auto"/>
      <w:rPr>
        <w:sz w:val="20"/>
        <w:szCs w:val="20"/>
      </w:rPr>
    </w:pPr>
    <w:r>
      <w:pict w14:anchorId="26DB7C5E">
        <v:shapetype id="_x0000_t202" coordsize="21600,21600" o:spt="202" path="m0,0l0,21600,21600,21600,21600,0xe">
          <v:stroke joinstyle="miter"/>
          <v:path gradientshapeok="t" o:connecttype="rect"/>
        </v:shapetype>
        <v:shape id="_x0000_s1025" type="#_x0000_t202" style="position:absolute;margin-left:528.05pt;margin-top:55.6pt;width:12.95pt;height:12.95pt;z-index:-17992;mso-position-horizontal-relative:page;mso-position-vertical-relative:page" filled="f" stroked="f">
          <v:textbox inset="0,0,0,0">
            <w:txbxContent>
              <w:p w14:paraId="4ECBE881" w14:textId="77777777" w:rsidR="00927A16" w:rsidRDefault="00927A16">
                <w:pPr>
                  <w:pStyle w:val="BodyText"/>
                  <w:spacing w:line="231" w:lineRule="exact"/>
                  <w:ind w:left="20"/>
                </w:pPr>
                <w:r>
                  <w:t>45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09A3F79" w14:textId="77777777" w:rsidR="00927A16" w:rsidRDefault="00927A16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8B56D6"/>
    <w:multiLevelType w:val="hybridMultilevel"/>
    <w:tmpl w:val="26AE5226"/>
    <w:lvl w:ilvl="0" w:tplc="CEE0063A">
      <w:start w:val="3"/>
      <w:numFmt w:val="decimal"/>
      <w:lvlText w:val="%1"/>
      <w:lvlJc w:val="left"/>
      <w:pPr>
        <w:ind w:left="929" w:hanging="502"/>
        <w:jc w:val="left"/>
      </w:pPr>
      <w:rPr>
        <w:rFonts w:hint="default"/>
      </w:rPr>
    </w:lvl>
    <w:lvl w:ilvl="1" w:tplc="2990E00A">
      <w:start w:val="1"/>
      <w:numFmt w:val="decimal"/>
      <w:lvlText w:val="%1.%2"/>
      <w:lvlJc w:val="left"/>
      <w:pPr>
        <w:ind w:left="92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82C2D19C">
      <w:start w:val="1"/>
      <w:numFmt w:val="bullet"/>
      <w:lvlText w:val="•"/>
      <w:lvlJc w:val="left"/>
      <w:pPr>
        <w:ind w:left="2659" w:hanging="502"/>
      </w:pPr>
      <w:rPr>
        <w:rFonts w:hint="default"/>
      </w:rPr>
    </w:lvl>
    <w:lvl w:ilvl="3" w:tplc="05E0C02C">
      <w:start w:val="1"/>
      <w:numFmt w:val="bullet"/>
      <w:lvlText w:val="•"/>
      <w:lvlJc w:val="left"/>
      <w:pPr>
        <w:ind w:left="3524" w:hanging="502"/>
      </w:pPr>
      <w:rPr>
        <w:rFonts w:hint="default"/>
      </w:rPr>
    </w:lvl>
    <w:lvl w:ilvl="4" w:tplc="F5402F00">
      <w:start w:val="1"/>
      <w:numFmt w:val="bullet"/>
      <w:lvlText w:val="•"/>
      <w:lvlJc w:val="left"/>
      <w:pPr>
        <w:ind w:left="4389" w:hanging="502"/>
      </w:pPr>
      <w:rPr>
        <w:rFonts w:hint="default"/>
      </w:rPr>
    </w:lvl>
    <w:lvl w:ilvl="5" w:tplc="A03246A8">
      <w:start w:val="1"/>
      <w:numFmt w:val="bullet"/>
      <w:lvlText w:val="•"/>
      <w:lvlJc w:val="left"/>
      <w:pPr>
        <w:ind w:left="5254" w:hanging="502"/>
      </w:pPr>
      <w:rPr>
        <w:rFonts w:hint="default"/>
      </w:rPr>
    </w:lvl>
    <w:lvl w:ilvl="6" w:tplc="02860CB6">
      <w:start w:val="1"/>
      <w:numFmt w:val="bullet"/>
      <w:lvlText w:val="•"/>
      <w:lvlJc w:val="left"/>
      <w:pPr>
        <w:ind w:left="6119" w:hanging="502"/>
      </w:pPr>
      <w:rPr>
        <w:rFonts w:hint="default"/>
      </w:rPr>
    </w:lvl>
    <w:lvl w:ilvl="7" w:tplc="FA203A82">
      <w:start w:val="1"/>
      <w:numFmt w:val="bullet"/>
      <w:lvlText w:val="•"/>
      <w:lvlJc w:val="left"/>
      <w:pPr>
        <w:ind w:left="6984" w:hanging="502"/>
      </w:pPr>
      <w:rPr>
        <w:rFonts w:hint="default"/>
      </w:rPr>
    </w:lvl>
    <w:lvl w:ilvl="8" w:tplc="12083880">
      <w:start w:val="1"/>
      <w:numFmt w:val="bullet"/>
      <w:lvlText w:val="•"/>
      <w:lvlJc w:val="left"/>
      <w:pPr>
        <w:ind w:left="7849" w:hanging="502"/>
      </w:pPr>
      <w:rPr>
        <w:rFonts w:hint="default"/>
      </w:rPr>
    </w:lvl>
  </w:abstractNum>
  <w:abstractNum w:abstractNumId="1">
    <w:nsid w:val="06481DF2"/>
    <w:multiLevelType w:val="hybridMultilevel"/>
    <w:tmpl w:val="E82EC702"/>
    <w:lvl w:ilvl="0" w:tplc="4078B64C">
      <w:start w:val="6"/>
      <w:numFmt w:val="decimal"/>
      <w:lvlText w:val="%1"/>
      <w:lvlJc w:val="left"/>
      <w:pPr>
        <w:ind w:left="929" w:hanging="502"/>
        <w:jc w:val="left"/>
      </w:pPr>
      <w:rPr>
        <w:rFonts w:hint="default"/>
      </w:rPr>
    </w:lvl>
    <w:lvl w:ilvl="1" w:tplc="095C792A">
      <w:start w:val="1"/>
      <w:numFmt w:val="decimal"/>
      <w:lvlText w:val="%1.%2"/>
      <w:lvlJc w:val="left"/>
      <w:pPr>
        <w:ind w:left="929" w:hanging="502"/>
        <w:jc w:val="righ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C706E724">
      <w:start w:val="1"/>
      <w:numFmt w:val="bullet"/>
      <w:lvlText w:val="•"/>
      <w:lvlJc w:val="left"/>
      <w:pPr>
        <w:ind w:left="2659" w:hanging="502"/>
      </w:pPr>
      <w:rPr>
        <w:rFonts w:hint="default"/>
      </w:rPr>
    </w:lvl>
    <w:lvl w:ilvl="3" w:tplc="FFC2675A">
      <w:start w:val="1"/>
      <w:numFmt w:val="bullet"/>
      <w:lvlText w:val="•"/>
      <w:lvlJc w:val="left"/>
      <w:pPr>
        <w:ind w:left="3524" w:hanging="502"/>
      </w:pPr>
      <w:rPr>
        <w:rFonts w:hint="default"/>
      </w:rPr>
    </w:lvl>
    <w:lvl w:ilvl="4" w:tplc="886648AE">
      <w:start w:val="1"/>
      <w:numFmt w:val="bullet"/>
      <w:lvlText w:val="•"/>
      <w:lvlJc w:val="left"/>
      <w:pPr>
        <w:ind w:left="4389" w:hanging="502"/>
      </w:pPr>
      <w:rPr>
        <w:rFonts w:hint="default"/>
      </w:rPr>
    </w:lvl>
    <w:lvl w:ilvl="5" w:tplc="A80083C2">
      <w:start w:val="1"/>
      <w:numFmt w:val="bullet"/>
      <w:lvlText w:val="•"/>
      <w:lvlJc w:val="left"/>
      <w:pPr>
        <w:ind w:left="5254" w:hanging="502"/>
      </w:pPr>
      <w:rPr>
        <w:rFonts w:hint="default"/>
      </w:rPr>
    </w:lvl>
    <w:lvl w:ilvl="6" w:tplc="4580D340">
      <w:start w:val="1"/>
      <w:numFmt w:val="bullet"/>
      <w:lvlText w:val="•"/>
      <w:lvlJc w:val="left"/>
      <w:pPr>
        <w:ind w:left="6119" w:hanging="502"/>
      </w:pPr>
      <w:rPr>
        <w:rFonts w:hint="default"/>
      </w:rPr>
    </w:lvl>
    <w:lvl w:ilvl="7" w:tplc="CE320D84">
      <w:start w:val="1"/>
      <w:numFmt w:val="bullet"/>
      <w:lvlText w:val="•"/>
      <w:lvlJc w:val="left"/>
      <w:pPr>
        <w:ind w:left="6984" w:hanging="502"/>
      </w:pPr>
      <w:rPr>
        <w:rFonts w:hint="default"/>
      </w:rPr>
    </w:lvl>
    <w:lvl w:ilvl="8" w:tplc="DAA80592">
      <w:start w:val="1"/>
      <w:numFmt w:val="bullet"/>
      <w:lvlText w:val="•"/>
      <w:lvlJc w:val="left"/>
      <w:pPr>
        <w:ind w:left="7849" w:hanging="502"/>
      </w:pPr>
      <w:rPr>
        <w:rFonts w:hint="default"/>
      </w:rPr>
    </w:lvl>
  </w:abstractNum>
  <w:abstractNum w:abstractNumId="2">
    <w:nsid w:val="1B5C41C4"/>
    <w:multiLevelType w:val="hybridMultilevel"/>
    <w:tmpl w:val="597C5816"/>
    <w:lvl w:ilvl="0" w:tplc="B5DEA682">
      <w:start w:val="1"/>
      <w:numFmt w:val="upperLetter"/>
      <w:lvlText w:val="%1"/>
      <w:lvlJc w:val="left"/>
      <w:pPr>
        <w:ind w:left="427" w:hanging="328"/>
        <w:jc w:val="left"/>
      </w:pPr>
      <w:rPr>
        <w:rFonts w:ascii="Times New Roman" w:eastAsia="Times New Roman" w:hAnsi="Times New Roman" w:hint="default"/>
        <w:b/>
        <w:bCs/>
        <w:w w:val="119"/>
        <w:sz w:val="22"/>
        <w:szCs w:val="22"/>
      </w:rPr>
    </w:lvl>
    <w:lvl w:ilvl="1" w:tplc="72189CF0">
      <w:start w:val="1"/>
      <w:numFmt w:val="bullet"/>
      <w:lvlText w:val="•"/>
      <w:lvlJc w:val="left"/>
      <w:pPr>
        <w:ind w:left="1342" w:hanging="328"/>
      </w:pPr>
      <w:rPr>
        <w:rFonts w:hint="default"/>
      </w:rPr>
    </w:lvl>
    <w:lvl w:ilvl="2" w:tplc="2EC822DE">
      <w:start w:val="1"/>
      <w:numFmt w:val="bullet"/>
      <w:lvlText w:val="•"/>
      <w:lvlJc w:val="left"/>
      <w:pPr>
        <w:ind w:left="2257" w:hanging="328"/>
      </w:pPr>
      <w:rPr>
        <w:rFonts w:hint="default"/>
      </w:rPr>
    </w:lvl>
    <w:lvl w:ilvl="3" w:tplc="234C851C">
      <w:start w:val="1"/>
      <w:numFmt w:val="bullet"/>
      <w:lvlText w:val="•"/>
      <w:lvlJc w:val="left"/>
      <w:pPr>
        <w:ind w:left="3173" w:hanging="328"/>
      </w:pPr>
      <w:rPr>
        <w:rFonts w:hint="default"/>
      </w:rPr>
    </w:lvl>
    <w:lvl w:ilvl="4" w:tplc="24D8B754">
      <w:start w:val="1"/>
      <w:numFmt w:val="bullet"/>
      <w:lvlText w:val="•"/>
      <w:lvlJc w:val="left"/>
      <w:pPr>
        <w:ind w:left="4088" w:hanging="328"/>
      </w:pPr>
      <w:rPr>
        <w:rFonts w:hint="default"/>
      </w:rPr>
    </w:lvl>
    <w:lvl w:ilvl="5" w:tplc="8EAE0E0A">
      <w:start w:val="1"/>
      <w:numFmt w:val="bullet"/>
      <w:lvlText w:val="•"/>
      <w:lvlJc w:val="left"/>
      <w:pPr>
        <w:ind w:left="5003" w:hanging="328"/>
      </w:pPr>
      <w:rPr>
        <w:rFonts w:hint="default"/>
      </w:rPr>
    </w:lvl>
    <w:lvl w:ilvl="6" w:tplc="F4A4CEB0">
      <w:start w:val="1"/>
      <w:numFmt w:val="bullet"/>
      <w:lvlText w:val="•"/>
      <w:lvlJc w:val="left"/>
      <w:pPr>
        <w:ind w:left="5918" w:hanging="328"/>
      </w:pPr>
      <w:rPr>
        <w:rFonts w:hint="default"/>
      </w:rPr>
    </w:lvl>
    <w:lvl w:ilvl="7" w:tplc="DEA64A68">
      <w:start w:val="1"/>
      <w:numFmt w:val="bullet"/>
      <w:lvlText w:val="•"/>
      <w:lvlJc w:val="left"/>
      <w:pPr>
        <w:ind w:left="6834" w:hanging="328"/>
      </w:pPr>
      <w:rPr>
        <w:rFonts w:hint="default"/>
      </w:rPr>
    </w:lvl>
    <w:lvl w:ilvl="8" w:tplc="FFBED500">
      <w:start w:val="1"/>
      <w:numFmt w:val="bullet"/>
      <w:lvlText w:val="•"/>
      <w:lvlJc w:val="left"/>
      <w:pPr>
        <w:ind w:left="7749" w:hanging="328"/>
      </w:pPr>
      <w:rPr>
        <w:rFonts w:hint="default"/>
      </w:rPr>
    </w:lvl>
  </w:abstractNum>
  <w:abstractNum w:abstractNumId="3">
    <w:nsid w:val="1FAC3A88"/>
    <w:multiLevelType w:val="hybridMultilevel"/>
    <w:tmpl w:val="837EF9B8"/>
    <w:lvl w:ilvl="0" w:tplc="898EAC4E">
      <w:start w:val="3"/>
      <w:numFmt w:val="decimal"/>
      <w:lvlText w:val="%1"/>
      <w:lvlJc w:val="left"/>
      <w:pPr>
        <w:ind w:left="1107" w:hanging="918"/>
        <w:jc w:val="left"/>
      </w:pPr>
      <w:rPr>
        <w:rFonts w:hint="default"/>
      </w:rPr>
    </w:lvl>
    <w:lvl w:ilvl="1" w:tplc="BCF206EE">
      <w:start w:val="1"/>
      <w:numFmt w:val="decimal"/>
      <w:lvlText w:val="%1.%2"/>
      <w:lvlJc w:val="left"/>
      <w:pPr>
        <w:ind w:left="1107" w:hanging="918"/>
        <w:jc w:val="left"/>
      </w:pPr>
      <w:rPr>
        <w:rFonts w:ascii="Times New Roman" w:eastAsia="Times New Roman" w:hAnsi="Times New Roman" w:hint="default"/>
        <w:b/>
        <w:bCs/>
        <w:w w:val="111"/>
        <w:sz w:val="24"/>
        <w:szCs w:val="24"/>
      </w:rPr>
    </w:lvl>
    <w:lvl w:ilvl="2" w:tplc="17E8972A">
      <w:start w:val="1"/>
      <w:numFmt w:val="bullet"/>
      <w:lvlText w:val="•"/>
      <w:lvlJc w:val="left"/>
      <w:pPr>
        <w:ind w:left="2048" w:hanging="918"/>
      </w:pPr>
      <w:rPr>
        <w:rFonts w:hint="default"/>
      </w:rPr>
    </w:lvl>
    <w:lvl w:ilvl="3" w:tplc="B9C42112">
      <w:start w:val="1"/>
      <w:numFmt w:val="bullet"/>
      <w:lvlText w:val="•"/>
      <w:lvlJc w:val="left"/>
      <w:pPr>
        <w:ind w:left="2990" w:hanging="918"/>
      </w:pPr>
      <w:rPr>
        <w:rFonts w:hint="default"/>
      </w:rPr>
    </w:lvl>
    <w:lvl w:ilvl="4" w:tplc="21F05880">
      <w:start w:val="1"/>
      <w:numFmt w:val="bullet"/>
      <w:lvlText w:val="•"/>
      <w:lvlJc w:val="left"/>
      <w:pPr>
        <w:ind w:left="3931" w:hanging="918"/>
      </w:pPr>
      <w:rPr>
        <w:rFonts w:hint="default"/>
      </w:rPr>
    </w:lvl>
    <w:lvl w:ilvl="5" w:tplc="B9EADC1A">
      <w:start w:val="1"/>
      <w:numFmt w:val="bullet"/>
      <w:lvlText w:val="•"/>
      <w:lvlJc w:val="left"/>
      <w:pPr>
        <w:ind w:left="4872" w:hanging="918"/>
      </w:pPr>
      <w:rPr>
        <w:rFonts w:hint="default"/>
      </w:rPr>
    </w:lvl>
    <w:lvl w:ilvl="6" w:tplc="90E4FB3E">
      <w:start w:val="1"/>
      <w:numFmt w:val="bullet"/>
      <w:lvlText w:val="•"/>
      <w:lvlJc w:val="left"/>
      <w:pPr>
        <w:ind w:left="5814" w:hanging="918"/>
      </w:pPr>
      <w:rPr>
        <w:rFonts w:hint="default"/>
      </w:rPr>
    </w:lvl>
    <w:lvl w:ilvl="7" w:tplc="14C63312">
      <w:start w:val="1"/>
      <w:numFmt w:val="bullet"/>
      <w:lvlText w:val="•"/>
      <w:lvlJc w:val="left"/>
      <w:pPr>
        <w:ind w:left="6755" w:hanging="918"/>
      </w:pPr>
      <w:rPr>
        <w:rFonts w:hint="default"/>
      </w:rPr>
    </w:lvl>
    <w:lvl w:ilvl="8" w:tplc="BB1A68D6">
      <w:start w:val="1"/>
      <w:numFmt w:val="bullet"/>
      <w:lvlText w:val="•"/>
      <w:lvlJc w:val="left"/>
      <w:pPr>
        <w:ind w:left="7697" w:hanging="918"/>
      </w:pPr>
      <w:rPr>
        <w:rFonts w:hint="default"/>
      </w:rPr>
    </w:lvl>
  </w:abstractNum>
  <w:abstractNum w:abstractNumId="4">
    <w:nsid w:val="23D85987"/>
    <w:multiLevelType w:val="hybridMultilevel"/>
    <w:tmpl w:val="8E0E4D4E"/>
    <w:lvl w:ilvl="0" w:tplc="1D0EE2B4">
      <w:start w:val="8"/>
      <w:numFmt w:val="decimal"/>
      <w:lvlText w:val="%1"/>
      <w:lvlJc w:val="left"/>
      <w:pPr>
        <w:ind w:left="609" w:hanging="502"/>
        <w:jc w:val="left"/>
      </w:pPr>
      <w:rPr>
        <w:rFonts w:hint="default"/>
      </w:rPr>
    </w:lvl>
    <w:lvl w:ilvl="1" w:tplc="AF3AD134">
      <w:start w:val="1"/>
      <w:numFmt w:val="decimal"/>
      <w:lvlText w:val="%1.%2"/>
      <w:lvlJc w:val="left"/>
      <w:pPr>
        <w:ind w:left="60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570E434C">
      <w:start w:val="1"/>
      <w:numFmt w:val="bullet"/>
      <w:lvlText w:val="•"/>
      <w:lvlJc w:val="left"/>
      <w:pPr>
        <w:ind w:left="2339" w:hanging="502"/>
      </w:pPr>
      <w:rPr>
        <w:rFonts w:hint="default"/>
      </w:rPr>
    </w:lvl>
    <w:lvl w:ilvl="3" w:tplc="1AC66472">
      <w:start w:val="1"/>
      <w:numFmt w:val="bullet"/>
      <w:lvlText w:val="•"/>
      <w:lvlJc w:val="left"/>
      <w:pPr>
        <w:ind w:left="3204" w:hanging="502"/>
      </w:pPr>
      <w:rPr>
        <w:rFonts w:hint="default"/>
      </w:rPr>
    </w:lvl>
    <w:lvl w:ilvl="4" w:tplc="07D4CF00">
      <w:start w:val="1"/>
      <w:numFmt w:val="bullet"/>
      <w:lvlText w:val="•"/>
      <w:lvlJc w:val="left"/>
      <w:pPr>
        <w:ind w:left="4069" w:hanging="502"/>
      </w:pPr>
      <w:rPr>
        <w:rFonts w:hint="default"/>
      </w:rPr>
    </w:lvl>
    <w:lvl w:ilvl="5" w:tplc="BE28B860">
      <w:start w:val="1"/>
      <w:numFmt w:val="bullet"/>
      <w:lvlText w:val="•"/>
      <w:lvlJc w:val="left"/>
      <w:pPr>
        <w:ind w:left="4934" w:hanging="502"/>
      </w:pPr>
      <w:rPr>
        <w:rFonts w:hint="default"/>
      </w:rPr>
    </w:lvl>
    <w:lvl w:ilvl="6" w:tplc="D0BAF750">
      <w:start w:val="1"/>
      <w:numFmt w:val="bullet"/>
      <w:lvlText w:val="•"/>
      <w:lvlJc w:val="left"/>
      <w:pPr>
        <w:ind w:left="5799" w:hanging="502"/>
      </w:pPr>
      <w:rPr>
        <w:rFonts w:hint="default"/>
      </w:rPr>
    </w:lvl>
    <w:lvl w:ilvl="7" w:tplc="42C25A44">
      <w:start w:val="1"/>
      <w:numFmt w:val="bullet"/>
      <w:lvlText w:val="•"/>
      <w:lvlJc w:val="left"/>
      <w:pPr>
        <w:ind w:left="6664" w:hanging="502"/>
      </w:pPr>
      <w:rPr>
        <w:rFonts w:hint="default"/>
      </w:rPr>
    </w:lvl>
    <w:lvl w:ilvl="8" w:tplc="5C22FDFE">
      <w:start w:val="1"/>
      <w:numFmt w:val="bullet"/>
      <w:lvlText w:val="•"/>
      <w:lvlJc w:val="left"/>
      <w:pPr>
        <w:ind w:left="7529" w:hanging="502"/>
      </w:pPr>
      <w:rPr>
        <w:rFonts w:hint="default"/>
      </w:rPr>
    </w:lvl>
  </w:abstractNum>
  <w:abstractNum w:abstractNumId="5">
    <w:nsid w:val="41872313"/>
    <w:multiLevelType w:val="hybridMultilevel"/>
    <w:tmpl w:val="8B167564"/>
    <w:lvl w:ilvl="0" w:tplc="14FA1772">
      <w:start w:val="7"/>
      <w:numFmt w:val="decimal"/>
      <w:lvlText w:val="%1"/>
      <w:lvlJc w:val="left"/>
      <w:pPr>
        <w:ind w:left="609" w:hanging="502"/>
        <w:jc w:val="left"/>
      </w:pPr>
      <w:rPr>
        <w:rFonts w:hint="default"/>
      </w:rPr>
    </w:lvl>
    <w:lvl w:ilvl="1" w:tplc="E73C80A2">
      <w:start w:val="1"/>
      <w:numFmt w:val="decimal"/>
      <w:lvlText w:val="%1.%2"/>
      <w:lvlJc w:val="left"/>
      <w:pPr>
        <w:ind w:left="60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418AB0B4">
      <w:start w:val="1"/>
      <w:numFmt w:val="bullet"/>
      <w:lvlText w:val="•"/>
      <w:lvlJc w:val="left"/>
      <w:pPr>
        <w:ind w:left="2339" w:hanging="502"/>
      </w:pPr>
      <w:rPr>
        <w:rFonts w:hint="default"/>
      </w:rPr>
    </w:lvl>
    <w:lvl w:ilvl="3" w:tplc="81D8C816">
      <w:start w:val="1"/>
      <w:numFmt w:val="bullet"/>
      <w:lvlText w:val="•"/>
      <w:lvlJc w:val="left"/>
      <w:pPr>
        <w:ind w:left="3204" w:hanging="502"/>
      </w:pPr>
      <w:rPr>
        <w:rFonts w:hint="default"/>
      </w:rPr>
    </w:lvl>
    <w:lvl w:ilvl="4" w:tplc="7F5EA0EA">
      <w:start w:val="1"/>
      <w:numFmt w:val="bullet"/>
      <w:lvlText w:val="•"/>
      <w:lvlJc w:val="left"/>
      <w:pPr>
        <w:ind w:left="4069" w:hanging="502"/>
      </w:pPr>
      <w:rPr>
        <w:rFonts w:hint="default"/>
      </w:rPr>
    </w:lvl>
    <w:lvl w:ilvl="5" w:tplc="B456D198">
      <w:start w:val="1"/>
      <w:numFmt w:val="bullet"/>
      <w:lvlText w:val="•"/>
      <w:lvlJc w:val="left"/>
      <w:pPr>
        <w:ind w:left="4934" w:hanging="502"/>
      </w:pPr>
      <w:rPr>
        <w:rFonts w:hint="default"/>
      </w:rPr>
    </w:lvl>
    <w:lvl w:ilvl="6" w:tplc="70DE5710">
      <w:start w:val="1"/>
      <w:numFmt w:val="bullet"/>
      <w:lvlText w:val="•"/>
      <w:lvlJc w:val="left"/>
      <w:pPr>
        <w:ind w:left="5799" w:hanging="502"/>
      </w:pPr>
      <w:rPr>
        <w:rFonts w:hint="default"/>
      </w:rPr>
    </w:lvl>
    <w:lvl w:ilvl="7" w:tplc="7256E780">
      <w:start w:val="1"/>
      <w:numFmt w:val="bullet"/>
      <w:lvlText w:val="•"/>
      <w:lvlJc w:val="left"/>
      <w:pPr>
        <w:ind w:left="6664" w:hanging="502"/>
      </w:pPr>
      <w:rPr>
        <w:rFonts w:hint="default"/>
      </w:rPr>
    </w:lvl>
    <w:lvl w:ilvl="8" w:tplc="BE04482C">
      <w:start w:val="1"/>
      <w:numFmt w:val="bullet"/>
      <w:lvlText w:val="•"/>
      <w:lvlJc w:val="left"/>
      <w:pPr>
        <w:ind w:left="7529" w:hanging="502"/>
      </w:pPr>
      <w:rPr>
        <w:rFonts w:hint="default"/>
      </w:rPr>
    </w:lvl>
  </w:abstractNum>
  <w:abstractNum w:abstractNumId="6">
    <w:nsid w:val="765E4A0E"/>
    <w:multiLevelType w:val="hybridMultilevel"/>
    <w:tmpl w:val="88468C76"/>
    <w:lvl w:ilvl="0" w:tplc="FA9E3648">
      <w:start w:val="4"/>
      <w:numFmt w:val="decimal"/>
      <w:lvlText w:val="%1"/>
      <w:lvlJc w:val="left"/>
      <w:pPr>
        <w:ind w:left="929" w:hanging="502"/>
        <w:jc w:val="left"/>
      </w:pPr>
      <w:rPr>
        <w:rFonts w:hint="default"/>
      </w:rPr>
    </w:lvl>
    <w:lvl w:ilvl="1" w:tplc="B8D42638">
      <w:start w:val="1"/>
      <w:numFmt w:val="decimal"/>
      <w:lvlText w:val="%1.%2"/>
      <w:lvlJc w:val="left"/>
      <w:pPr>
        <w:ind w:left="92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BF62B1CA">
      <w:start w:val="1"/>
      <w:numFmt w:val="bullet"/>
      <w:lvlText w:val="•"/>
      <w:lvlJc w:val="left"/>
      <w:pPr>
        <w:ind w:left="2659" w:hanging="502"/>
      </w:pPr>
      <w:rPr>
        <w:rFonts w:hint="default"/>
      </w:rPr>
    </w:lvl>
    <w:lvl w:ilvl="3" w:tplc="44FE133A">
      <w:start w:val="1"/>
      <w:numFmt w:val="bullet"/>
      <w:lvlText w:val="•"/>
      <w:lvlJc w:val="left"/>
      <w:pPr>
        <w:ind w:left="3524" w:hanging="502"/>
      </w:pPr>
      <w:rPr>
        <w:rFonts w:hint="default"/>
      </w:rPr>
    </w:lvl>
    <w:lvl w:ilvl="4" w:tplc="10A4B4A4">
      <w:start w:val="1"/>
      <w:numFmt w:val="bullet"/>
      <w:lvlText w:val="•"/>
      <w:lvlJc w:val="left"/>
      <w:pPr>
        <w:ind w:left="4389" w:hanging="502"/>
      </w:pPr>
      <w:rPr>
        <w:rFonts w:hint="default"/>
      </w:rPr>
    </w:lvl>
    <w:lvl w:ilvl="5" w:tplc="797C031A">
      <w:start w:val="1"/>
      <w:numFmt w:val="bullet"/>
      <w:lvlText w:val="•"/>
      <w:lvlJc w:val="left"/>
      <w:pPr>
        <w:ind w:left="5254" w:hanging="502"/>
      </w:pPr>
      <w:rPr>
        <w:rFonts w:hint="default"/>
      </w:rPr>
    </w:lvl>
    <w:lvl w:ilvl="6" w:tplc="47945410">
      <w:start w:val="1"/>
      <w:numFmt w:val="bullet"/>
      <w:lvlText w:val="•"/>
      <w:lvlJc w:val="left"/>
      <w:pPr>
        <w:ind w:left="6119" w:hanging="502"/>
      </w:pPr>
      <w:rPr>
        <w:rFonts w:hint="default"/>
      </w:rPr>
    </w:lvl>
    <w:lvl w:ilvl="7" w:tplc="518600E6">
      <w:start w:val="1"/>
      <w:numFmt w:val="bullet"/>
      <w:lvlText w:val="•"/>
      <w:lvlJc w:val="left"/>
      <w:pPr>
        <w:ind w:left="6984" w:hanging="502"/>
      </w:pPr>
      <w:rPr>
        <w:rFonts w:hint="default"/>
      </w:rPr>
    </w:lvl>
    <w:lvl w:ilvl="8" w:tplc="BDC83F20">
      <w:start w:val="1"/>
      <w:numFmt w:val="bullet"/>
      <w:lvlText w:val="•"/>
      <w:lvlJc w:val="left"/>
      <w:pPr>
        <w:ind w:left="7849" w:hanging="502"/>
      </w:pPr>
      <w:rPr>
        <w:rFonts w:hint="default"/>
      </w:rPr>
    </w:lvl>
  </w:abstractNum>
  <w:abstractNum w:abstractNumId="7">
    <w:nsid w:val="792F609E"/>
    <w:multiLevelType w:val="hybridMultilevel"/>
    <w:tmpl w:val="BCFCAD3A"/>
    <w:lvl w:ilvl="0" w:tplc="3DCC244C">
      <w:start w:val="1"/>
      <w:numFmt w:val="decimal"/>
      <w:lvlText w:val="%1"/>
      <w:lvlJc w:val="left"/>
      <w:pPr>
        <w:ind w:left="427" w:hanging="328"/>
        <w:jc w:val="left"/>
      </w:pPr>
      <w:rPr>
        <w:rFonts w:ascii="Times New Roman" w:eastAsia="Times New Roman" w:hAnsi="Times New Roman" w:hint="default"/>
        <w:b/>
        <w:bCs/>
        <w:w w:val="114"/>
        <w:sz w:val="22"/>
        <w:szCs w:val="22"/>
      </w:rPr>
    </w:lvl>
    <w:lvl w:ilvl="1" w:tplc="E418EE14">
      <w:start w:val="1"/>
      <w:numFmt w:val="decimal"/>
      <w:lvlText w:val="%1.%2"/>
      <w:lvlJc w:val="left"/>
      <w:pPr>
        <w:ind w:left="92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0C86D032">
      <w:start w:val="1"/>
      <w:numFmt w:val="bullet"/>
      <w:lvlText w:val="•"/>
      <w:lvlJc w:val="left"/>
      <w:pPr>
        <w:ind w:left="1890" w:hanging="502"/>
      </w:pPr>
      <w:rPr>
        <w:rFonts w:hint="default"/>
      </w:rPr>
    </w:lvl>
    <w:lvl w:ilvl="3" w:tplc="C6F65B58">
      <w:start w:val="1"/>
      <w:numFmt w:val="bullet"/>
      <w:lvlText w:val="•"/>
      <w:lvlJc w:val="left"/>
      <w:pPr>
        <w:ind w:left="2851" w:hanging="502"/>
      </w:pPr>
      <w:rPr>
        <w:rFonts w:hint="default"/>
      </w:rPr>
    </w:lvl>
    <w:lvl w:ilvl="4" w:tplc="C4E07F3A">
      <w:start w:val="1"/>
      <w:numFmt w:val="bullet"/>
      <w:lvlText w:val="•"/>
      <w:lvlJc w:val="left"/>
      <w:pPr>
        <w:ind w:left="3812" w:hanging="502"/>
      </w:pPr>
      <w:rPr>
        <w:rFonts w:hint="default"/>
      </w:rPr>
    </w:lvl>
    <w:lvl w:ilvl="5" w:tplc="557E577E">
      <w:start w:val="1"/>
      <w:numFmt w:val="bullet"/>
      <w:lvlText w:val="•"/>
      <w:lvlJc w:val="left"/>
      <w:pPr>
        <w:ind w:left="4773" w:hanging="502"/>
      </w:pPr>
      <w:rPr>
        <w:rFonts w:hint="default"/>
      </w:rPr>
    </w:lvl>
    <w:lvl w:ilvl="6" w:tplc="15BABF18">
      <w:start w:val="1"/>
      <w:numFmt w:val="bullet"/>
      <w:lvlText w:val="•"/>
      <w:lvlJc w:val="left"/>
      <w:pPr>
        <w:ind w:left="5735" w:hanging="502"/>
      </w:pPr>
      <w:rPr>
        <w:rFonts w:hint="default"/>
      </w:rPr>
    </w:lvl>
    <w:lvl w:ilvl="7" w:tplc="93FC9C9C">
      <w:start w:val="1"/>
      <w:numFmt w:val="bullet"/>
      <w:lvlText w:val="•"/>
      <w:lvlJc w:val="left"/>
      <w:pPr>
        <w:ind w:left="6696" w:hanging="502"/>
      </w:pPr>
      <w:rPr>
        <w:rFonts w:hint="default"/>
      </w:rPr>
    </w:lvl>
    <w:lvl w:ilvl="8" w:tplc="7CE8563E">
      <w:start w:val="1"/>
      <w:numFmt w:val="bullet"/>
      <w:lvlText w:val="•"/>
      <w:lvlJc w:val="left"/>
      <w:pPr>
        <w:ind w:left="7657" w:hanging="502"/>
      </w:pPr>
      <w:rPr>
        <w:rFonts w:hint="default"/>
      </w:rPr>
    </w:lvl>
  </w:abstractNum>
  <w:abstractNum w:abstractNumId="8">
    <w:nsid w:val="7C9D7441"/>
    <w:multiLevelType w:val="hybridMultilevel"/>
    <w:tmpl w:val="7C0EC178"/>
    <w:lvl w:ilvl="0" w:tplc="C06EC46C">
      <w:start w:val="5"/>
      <w:numFmt w:val="decimal"/>
      <w:lvlText w:val="%1"/>
      <w:lvlJc w:val="left"/>
      <w:pPr>
        <w:ind w:left="929" w:hanging="502"/>
        <w:jc w:val="left"/>
      </w:pPr>
      <w:rPr>
        <w:rFonts w:hint="default"/>
      </w:rPr>
    </w:lvl>
    <w:lvl w:ilvl="1" w:tplc="ED5A545C">
      <w:start w:val="1"/>
      <w:numFmt w:val="decimal"/>
      <w:lvlText w:val="%1.%2"/>
      <w:lvlJc w:val="left"/>
      <w:pPr>
        <w:ind w:left="92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E82EBEEA">
      <w:start w:val="1"/>
      <w:numFmt w:val="bullet"/>
      <w:lvlText w:val="•"/>
      <w:lvlJc w:val="left"/>
      <w:pPr>
        <w:ind w:left="2659" w:hanging="502"/>
      </w:pPr>
      <w:rPr>
        <w:rFonts w:hint="default"/>
      </w:rPr>
    </w:lvl>
    <w:lvl w:ilvl="3" w:tplc="C5561F4C">
      <w:start w:val="1"/>
      <w:numFmt w:val="bullet"/>
      <w:lvlText w:val="•"/>
      <w:lvlJc w:val="left"/>
      <w:pPr>
        <w:ind w:left="3524" w:hanging="502"/>
      </w:pPr>
      <w:rPr>
        <w:rFonts w:hint="default"/>
      </w:rPr>
    </w:lvl>
    <w:lvl w:ilvl="4" w:tplc="E7729DCE">
      <w:start w:val="1"/>
      <w:numFmt w:val="bullet"/>
      <w:lvlText w:val="•"/>
      <w:lvlJc w:val="left"/>
      <w:pPr>
        <w:ind w:left="4389" w:hanging="502"/>
      </w:pPr>
      <w:rPr>
        <w:rFonts w:hint="default"/>
      </w:rPr>
    </w:lvl>
    <w:lvl w:ilvl="5" w:tplc="6C50D602">
      <w:start w:val="1"/>
      <w:numFmt w:val="bullet"/>
      <w:lvlText w:val="•"/>
      <w:lvlJc w:val="left"/>
      <w:pPr>
        <w:ind w:left="5254" w:hanging="502"/>
      </w:pPr>
      <w:rPr>
        <w:rFonts w:hint="default"/>
      </w:rPr>
    </w:lvl>
    <w:lvl w:ilvl="6" w:tplc="964EC922">
      <w:start w:val="1"/>
      <w:numFmt w:val="bullet"/>
      <w:lvlText w:val="•"/>
      <w:lvlJc w:val="left"/>
      <w:pPr>
        <w:ind w:left="6119" w:hanging="502"/>
      </w:pPr>
      <w:rPr>
        <w:rFonts w:hint="default"/>
      </w:rPr>
    </w:lvl>
    <w:lvl w:ilvl="7" w:tplc="9EE06BCE">
      <w:start w:val="1"/>
      <w:numFmt w:val="bullet"/>
      <w:lvlText w:val="•"/>
      <w:lvlJc w:val="left"/>
      <w:pPr>
        <w:ind w:left="6984" w:hanging="502"/>
      </w:pPr>
      <w:rPr>
        <w:rFonts w:hint="default"/>
      </w:rPr>
    </w:lvl>
    <w:lvl w:ilvl="8" w:tplc="59BAD0E2">
      <w:start w:val="1"/>
      <w:numFmt w:val="bullet"/>
      <w:lvlText w:val="•"/>
      <w:lvlJc w:val="left"/>
      <w:pPr>
        <w:ind w:left="7849" w:hanging="502"/>
      </w:pPr>
      <w:rPr>
        <w:rFonts w:hint="default"/>
      </w:rPr>
    </w:lvl>
  </w:abstractNum>
  <w:abstractNum w:abstractNumId="9">
    <w:nsid w:val="7FC623A6"/>
    <w:multiLevelType w:val="hybridMultilevel"/>
    <w:tmpl w:val="C1DE0C9E"/>
    <w:lvl w:ilvl="0" w:tplc="500C484A">
      <w:start w:val="1"/>
      <w:numFmt w:val="decimal"/>
      <w:lvlText w:val="%1"/>
      <w:lvlJc w:val="left"/>
      <w:pPr>
        <w:ind w:left="929" w:hanging="502"/>
        <w:jc w:val="left"/>
      </w:pPr>
      <w:rPr>
        <w:rFonts w:hint="default"/>
      </w:rPr>
    </w:lvl>
    <w:lvl w:ilvl="1" w:tplc="9ADEBB9A">
      <w:start w:val="1"/>
      <w:numFmt w:val="decimal"/>
      <w:lvlText w:val="%1.%2"/>
      <w:lvlJc w:val="left"/>
      <w:pPr>
        <w:ind w:left="929" w:hanging="502"/>
        <w:jc w:val="left"/>
      </w:pPr>
      <w:rPr>
        <w:rFonts w:ascii="Times New Roman" w:eastAsia="Times New Roman" w:hAnsi="Times New Roman" w:hint="default"/>
        <w:w w:val="102"/>
        <w:sz w:val="22"/>
        <w:szCs w:val="22"/>
      </w:rPr>
    </w:lvl>
    <w:lvl w:ilvl="2" w:tplc="84D2CD8A">
      <w:start w:val="1"/>
      <w:numFmt w:val="bullet"/>
      <w:lvlText w:val="•"/>
      <w:lvlJc w:val="left"/>
      <w:pPr>
        <w:ind w:left="2659" w:hanging="502"/>
      </w:pPr>
      <w:rPr>
        <w:rFonts w:hint="default"/>
      </w:rPr>
    </w:lvl>
    <w:lvl w:ilvl="3" w:tplc="CD828D4A">
      <w:start w:val="1"/>
      <w:numFmt w:val="bullet"/>
      <w:lvlText w:val="•"/>
      <w:lvlJc w:val="left"/>
      <w:pPr>
        <w:ind w:left="3524" w:hanging="502"/>
      </w:pPr>
      <w:rPr>
        <w:rFonts w:hint="default"/>
      </w:rPr>
    </w:lvl>
    <w:lvl w:ilvl="4" w:tplc="DAFA36A0">
      <w:start w:val="1"/>
      <w:numFmt w:val="bullet"/>
      <w:lvlText w:val="•"/>
      <w:lvlJc w:val="left"/>
      <w:pPr>
        <w:ind w:left="4389" w:hanging="502"/>
      </w:pPr>
      <w:rPr>
        <w:rFonts w:hint="default"/>
      </w:rPr>
    </w:lvl>
    <w:lvl w:ilvl="5" w:tplc="E43A2BE8">
      <w:start w:val="1"/>
      <w:numFmt w:val="bullet"/>
      <w:lvlText w:val="•"/>
      <w:lvlJc w:val="left"/>
      <w:pPr>
        <w:ind w:left="5254" w:hanging="502"/>
      </w:pPr>
      <w:rPr>
        <w:rFonts w:hint="default"/>
      </w:rPr>
    </w:lvl>
    <w:lvl w:ilvl="6" w:tplc="A6BAC960">
      <w:start w:val="1"/>
      <w:numFmt w:val="bullet"/>
      <w:lvlText w:val="•"/>
      <w:lvlJc w:val="left"/>
      <w:pPr>
        <w:ind w:left="6119" w:hanging="502"/>
      </w:pPr>
      <w:rPr>
        <w:rFonts w:hint="default"/>
      </w:rPr>
    </w:lvl>
    <w:lvl w:ilvl="7" w:tplc="039E42F2">
      <w:start w:val="1"/>
      <w:numFmt w:val="bullet"/>
      <w:lvlText w:val="•"/>
      <w:lvlJc w:val="left"/>
      <w:pPr>
        <w:ind w:left="6984" w:hanging="502"/>
      </w:pPr>
      <w:rPr>
        <w:rFonts w:hint="default"/>
      </w:rPr>
    </w:lvl>
    <w:lvl w:ilvl="8" w:tplc="9CFCEB94">
      <w:start w:val="1"/>
      <w:numFmt w:val="bullet"/>
      <w:lvlText w:val="•"/>
      <w:lvlJc w:val="left"/>
      <w:pPr>
        <w:ind w:left="7849" w:hanging="502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0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B4955"/>
    <w:rsid w:val="00135340"/>
    <w:rsid w:val="003E20ED"/>
    <w:rsid w:val="005B3822"/>
    <w:rsid w:val="0062710A"/>
    <w:rsid w:val="00927A16"/>
    <w:rsid w:val="009D2E7B"/>
    <w:rsid w:val="00C42278"/>
    <w:rsid w:val="00E6617D"/>
    <w:rsid w:val="00FB4955"/>
    <w:rsid w:val="00FD7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6"/>
    <o:shapelayout v:ext="edit">
      <o:idmap v:ext="edit" data="2"/>
    </o:shapelayout>
  </w:shapeDefaults>
  <w:decimalSymbol w:val="."/>
  <w:listSeparator w:val=","/>
  <w14:docId w14:val="5F5486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51" w:hanging="918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58"/>
      <w:ind w:left="100"/>
      <w:outlineLvl w:val="1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45"/>
      <w:ind w:left="427" w:hanging="327"/>
    </w:pPr>
    <w:rPr>
      <w:rFonts w:ascii="Times New Roman" w:eastAsia="Times New Roman" w:hAnsi="Times New Roman"/>
    </w:rPr>
  </w:style>
  <w:style w:type="paragraph" w:styleId="TOC2">
    <w:name w:val="toc 2"/>
    <w:basedOn w:val="Normal"/>
    <w:uiPriority w:val="1"/>
    <w:qFormat/>
    <w:pPr>
      <w:spacing w:before="227"/>
      <w:ind w:left="929" w:hanging="502"/>
    </w:pPr>
    <w:rPr>
      <w:rFonts w:ascii="Times New Roman" w:eastAsia="Times New Roman" w:hAnsi="Times New Roman"/>
    </w:rPr>
  </w:style>
  <w:style w:type="paragraph" w:styleId="BodyText">
    <w:name w:val="Body Text"/>
    <w:basedOn w:val="Normal"/>
    <w:uiPriority w:val="1"/>
    <w:qFormat/>
    <w:pPr>
      <w:ind w:left="100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6617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17D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B3822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3822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3822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3822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3822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2.xml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header" Target="header7.xml"/><Relationship Id="rId25" Type="http://schemas.openxmlformats.org/officeDocument/2006/relationships/header" Target="header8.xml"/><Relationship Id="rId26" Type="http://schemas.openxmlformats.org/officeDocument/2006/relationships/header" Target="header9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comments" Target="comments.xml"/><Relationship Id="rId15" Type="http://schemas.openxmlformats.org/officeDocument/2006/relationships/image" Target="media/image1.jpeg"/><Relationship Id="rId16" Type="http://schemas.openxmlformats.org/officeDocument/2006/relationships/image" Target="media/image2.jpeg"/><Relationship Id="rId17" Type="http://schemas.openxmlformats.org/officeDocument/2006/relationships/image" Target="media/image3.jpeg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26</Pages>
  <Words>5465</Words>
  <Characters>31152</Characters>
  <Application>Microsoft Macintosh Word</Application>
  <DocSecurity>0</DocSecurity>
  <Lines>259</Lines>
  <Paragraphs>73</Paragraphs>
  <ScaleCrop>false</ScaleCrop>
  <Company>LASP</Company>
  <LinksUpToDate>false</LinksUpToDate>
  <CharactersWithSpaces>36544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Woods</cp:lastModifiedBy>
  <cp:revision>3</cp:revision>
  <dcterms:created xsi:type="dcterms:W3CDTF">2016-01-17T12:21:00Z</dcterms:created>
  <dcterms:modified xsi:type="dcterms:W3CDTF">2016-01-17T21:34:00Z</dcterms:modified>
</cp:coreProperties>
</file>